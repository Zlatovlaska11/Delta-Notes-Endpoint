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9CA27" w14:textId="77777777" w:rsidR="000275A4" w:rsidRDefault="000275A4" w:rsidP="000275A4">
      <w:pPr>
        <w:pStyle w:val="Nadpis1"/>
      </w:pPr>
      <w:bookmarkStart w:id="0" w:name="_Toc121292808"/>
      <w:bookmarkStart w:id="1" w:name="_Toc121293724"/>
      <w:r>
        <w:t>Základy práce s Windows 95</w:t>
      </w:r>
      <w:bookmarkEnd w:id="0"/>
      <w:bookmarkEnd w:id="1"/>
    </w:p>
    <w:p w14:paraId="656D0F96" w14:textId="77777777" w:rsidR="000275A4" w:rsidRDefault="000275A4" w:rsidP="000275A4">
      <w:pPr>
        <w:pStyle w:val="bn"/>
      </w:pPr>
      <w:r>
        <w:t xml:space="preserve">Operační systém </w:t>
      </w:r>
      <w:bookmarkStart w:id="2" w:name="jedna"/>
      <w:bookmarkEnd w:id="2"/>
      <w:r>
        <w:rPr>
          <w:i/>
        </w:rPr>
        <w:t xml:space="preserve">Windows 95 </w:t>
      </w:r>
      <w:r>
        <w:t>je velice rozsáhlý a tudíž jej není možné do podrobností popsat v této příručce. Zde bude řečeno pouze to nejdůležitější, co je nezbytné znát v začátcích práce s tímto operačním systémem. Podrobnější informace je možné si vyhledat v literatuře, která je uvedena na konci příručky.</w:t>
      </w:r>
    </w:p>
    <w:p w14:paraId="23FBCA08" w14:textId="77777777" w:rsidR="000275A4" w:rsidRDefault="000275A4" w:rsidP="000275A4">
      <w:pPr>
        <w:pStyle w:val="bn"/>
        <w:jc w:val="center"/>
      </w:pPr>
    </w:p>
    <w:p w14:paraId="0D8254E6" w14:textId="77777777" w:rsidR="000275A4" w:rsidRDefault="000275A4" w:rsidP="000275A4">
      <w:pPr>
        <w:pStyle w:val="Nadpis2"/>
      </w:pPr>
      <w:bookmarkStart w:id="3" w:name="_Toc121292809"/>
      <w:bookmarkStart w:id="4" w:name="_Toc121293725"/>
      <w:bookmarkStart w:id="5" w:name="_Toc349615412"/>
      <w:bookmarkStart w:id="6" w:name="_Toc349615670"/>
      <w:bookmarkStart w:id="7" w:name="_Toc371134513"/>
      <w:r>
        <w:t>Práce s myší a klávesnicí</w:t>
      </w:r>
      <w:bookmarkEnd w:id="3"/>
      <w:bookmarkEnd w:id="4"/>
      <w:r>
        <w:t xml:space="preserve">  </w:t>
      </w:r>
      <w:bookmarkEnd w:id="5"/>
      <w:bookmarkEnd w:id="6"/>
      <w:bookmarkEnd w:id="7"/>
    </w:p>
    <w:p w14:paraId="5BFFB3AD" w14:textId="77777777" w:rsidR="000275A4" w:rsidRDefault="000275A4" w:rsidP="000275A4">
      <w:pPr>
        <w:pStyle w:val="bn"/>
      </w:pPr>
      <w:r>
        <w:t xml:space="preserve">Na myši  jsou běžně dvě tlačítka: levé a pravé. U některých počítačů jsou k dispozici i myši s třemi tlačítky, nicméně se i u nich se používají dvě krajní tlačítka.Pohybem myši po podložce se ovládá malá šipka na obrazovce, která se nazývá </w:t>
      </w:r>
      <w:r>
        <w:rPr>
          <w:b/>
        </w:rPr>
        <w:t>kurzor myši</w:t>
      </w:r>
      <w:r>
        <w:t>. Windows jsou orientovány na práci s myší, klávesnice se používá jen k psaní, i když lze zadávat příkazy a provádět některé akce i z klávesnice. Každý si najde takový způsob práce, který mu vyhovuje nejvíce.</w:t>
      </w:r>
    </w:p>
    <w:p w14:paraId="7B9CCF8E" w14:textId="77777777" w:rsidR="000275A4" w:rsidRDefault="000275A4" w:rsidP="000275A4">
      <w:pPr>
        <w:pStyle w:val="bn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4D234CE" wp14:editId="7F4089DD">
            <wp:simplePos x="0" y="0"/>
            <wp:positionH relativeFrom="column">
              <wp:posOffset>2352675</wp:posOffset>
            </wp:positionH>
            <wp:positionV relativeFrom="paragraph">
              <wp:posOffset>314960</wp:posOffset>
            </wp:positionV>
            <wp:extent cx="904875" cy="1095375"/>
            <wp:effectExtent l="0" t="0" r="0" b="0"/>
            <wp:wrapSquare wrapText="bothSides"/>
            <wp:docPr id="5" name="obrázek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 noCrop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D38760" w14:textId="77777777" w:rsidR="000275A4" w:rsidRDefault="000275A4" w:rsidP="000275A4">
      <w:pPr>
        <w:pStyle w:val="Titulek"/>
        <w:jc w:val="center"/>
      </w:pPr>
      <w:bookmarkStart w:id="8" w:name="_Toc121292952"/>
      <w:bookmarkStart w:id="9" w:name="_Toc121293764"/>
    </w:p>
    <w:p w14:paraId="52FD5367" w14:textId="77777777" w:rsidR="000275A4" w:rsidRDefault="000275A4" w:rsidP="000275A4">
      <w:pPr>
        <w:pStyle w:val="Titulek"/>
        <w:jc w:val="center"/>
      </w:pPr>
    </w:p>
    <w:p w14:paraId="5B7574FA" w14:textId="77777777" w:rsidR="000275A4" w:rsidRDefault="000275A4" w:rsidP="000275A4">
      <w:pPr>
        <w:pStyle w:val="Titulek"/>
        <w:jc w:val="center"/>
      </w:pPr>
    </w:p>
    <w:p w14:paraId="44157D80" w14:textId="77777777" w:rsidR="000275A4" w:rsidRDefault="000275A4" w:rsidP="000275A4">
      <w:pPr>
        <w:pStyle w:val="Titulek"/>
        <w:jc w:val="center"/>
      </w:pPr>
    </w:p>
    <w:p w14:paraId="077C79CF" w14:textId="77777777" w:rsidR="000275A4" w:rsidRDefault="000275A4" w:rsidP="000275A4">
      <w:pPr>
        <w:pStyle w:val="Titulek"/>
        <w:jc w:val="center"/>
      </w:pPr>
      <w:bookmarkStart w:id="10" w:name="_Toc121744680"/>
      <w:r>
        <w:t xml:space="preserve">Obr.č. </w:t>
      </w:r>
      <w:r w:rsidR="00FD02CB">
        <w:fldChar w:fldCharType="begin"/>
      </w:r>
      <w:r w:rsidR="00FD02CB">
        <w:instrText xml:space="preserve"> SEQ Obr.č. \* ARABIC </w:instrText>
      </w:r>
      <w:r w:rsidR="00FD02CB">
        <w:fldChar w:fldCharType="separate"/>
      </w:r>
      <w:r>
        <w:rPr>
          <w:noProof/>
        </w:rPr>
        <w:t>1</w:t>
      </w:r>
      <w:r w:rsidR="00FD02CB">
        <w:rPr>
          <w:noProof/>
        </w:rPr>
        <w:fldChar w:fldCharType="end"/>
      </w:r>
      <w:r>
        <w:t xml:space="preserve"> – </w:t>
      </w:r>
      <w:bookmarkEnd w:id="8"/>
      <w:bookmarkEnd w:id="9"/>
      <w:r>
        <w:t>práce s myší a klávesnicí</w:t>
      </w:r>
      <w:bookmarkEnd w:id="10"/>
    </w:p>
    <w:p w14:paraId="4D59B9AA" w14:textId="77777777" w:rsidR="000275A4" w:rsidRDefault="000275A4" w:rsidP="000275A4">
      <w:pPr>
        <w:pStyle w:val="bn"/>
        <w:jc w:val="center"/>
      </w:pPr>
    </w:p>
    <w:p w14:paraId="063482D5" w14:textId="77777777" w:rsidR="000275A4" w:rsidRDefault="000275A4" w:rsidP="000275A4">
      <w:pPr>
        <w:pStyle w:val="bn"/>
      </w:pPr>
      <w:r>
        <w:t xml:space="preserve">Ve </w:t>
      </w:r>
      <w:r>
        <w:rPr>
          <w:i/>
        </w:rPr>
        <w:t>Windows 95</w:t>
      </w:r>
      <w:r>
        <w:t xml:space="preserve"> je velmi využívané tzv. „</w:t>
      </w:r>
      <w:r>
        <w:rPr>
          <w:b/>
        </w:rPr>
        <w:t>místní menu</w:t>
      </w:r>
      <w:r>
        <w:t xml:space="preserve">“, které se vyvolá klepnutím pravého tlačítka na libovolné ikoně či objektu. V tomto menu je zobrazena nabídka příkazů, které je možné s tímto konkrétním objektem využívat.Při práci s myší se také často používají tzv. </w:t>
      </w:r>
      <w:r>
        <w:rPr>
          <w:b/>
        </w:rPr>
        <w:t xml:space="preserve">řídící </w:t>
      </w:r>
      <w:r>
        <w:t>klávesy</w:t>
      </w:r>
      <w:r>
        <w:rPr>
          <w:b/>
        </w:rPr>
        <w:t xml:space="preserve"> Ctrl</w:t>
      </w:r>
      <w:r>
        <w:t>,</w:t>
      </w:r>
      <w:r>
        <w:rPr>
          <w:b/>
        </w:rPr>
        <w:t xml:space="preserve"> Alt </w:t>
      </w:r>
      <w:r>
        <w:t>a</w:t>
      </w:r>
      <w:r>
        <w:rPr>
          <w:b/>
        </w:rPr>
        <w:t xml:space="preserve"> Shift</w:t>
      </w:r>
      <w:r>
        <w:t>, které modifikují různé funkce - bližší bude uvedeno u konkrétních činností.</w:t>
      </w:r>
    </w:p>
    <w:p w14:paraId="278BD137" w14:textId="77777777" w:rsidR="000275A4" w:rsidRDefault="000275A4" w:rsidP="000275A4">
      <w:pPr>
        <w:pStyle w:val="bn"/>
      </w:pPr>
      <w:r>
        <w:t>Jak bylo již uvedeno, příkazy ve  </w:t>
      </w:r>
      <w:bookmarkStart w:id="11" w:name="dvě"/>
      <w:bookmarkEnd w:id="11"/>
      <w:r>
        <w:rPr>
          <w:i/>
        </w:rPr>
        <w:t>Windows 95</w:t>
      </w:r>
      <w:r>
        <w:t xml:space="preserve"> je možné zadat několika způsoby:</w:t>
      </w:r>
    </w:p>
    <w:p w14:paraId="39E5E86C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Klepnutím myší na příkaz v nabídce</w:t>
      </w:r>
    </w:p>
    <w:p w14:paraId="44124EFA" w14:textId="77777777" w:rsidR="000275A4" w:rsidRDefault="000275A4" w:rsidP="000275A4">
      <w:pPr>
        <w:pStyle w:val="bn"/>
      </w:pPr>
      <w:r>
        <w:t>Rozvine se roletka s dalšími příkazy, kde výběr provedete stejným způsobem.</w:t>
      </w:r>
    </w:p>
    <w:p w14:paraId="0D6C9B33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Pomocí klávesnice</w:t>
      </w:r>
    </w:p>
    <w:p w14:paraId="1A8AA6DB" w14:textId="77777777" w:rsidR="000275A4" w:rsidRDefault="000275A4" w:rsidP="000275A4">
      <w:pPr>
        <w:pStyle w:val="bn"/>
      </w:pPr>
      <w:r>
        <w:t xml:space="preserve">Nejdříve stiskněte klávesu </w:t>
      </w:r>
      <w:r>
        <w:rPr>
          <w:b/>
        </w:rPr>
        <w:t>F10</w:t>
      </w:r>
      <w:r>
        <w:t xml:space="preserve">, čímž přemístíte kurzor do základní nabídky (příkaz je zobrazen inverzně). Pomocí kurzorových kláves </w:t>
      </w:r>
      <w:r>
        <w:rPr>
          <w:b/>
        </w:rPr>
        <w:sym w:font="Symbol" w:char="F0AC"/>
      </w:r>
      <w:r>
        <w:t xml:space="preserve"> nebo </w:t>
      </w:r>
      <w:r>
        <w:rPr>
          <w:b/>
        </w:rPr>
        <w:sym w:font="Symbol" w:char="F0AE"/>
      </w:r>
      <w:r>
        <w:t xml:space="preserve"> přemístíte tento kurzor na příkaz, který chcete vybrat. Klávesou </w:t>
      </w:r>
      <w:r>
        <w:rPr>
          <w:b/>
        </w:rPr>
        <w:t>Enter</w:t>
      </w:r>
      <w:r>
        <w:t xml:space="preserve"> rozvinete roletku s dalšími příkazy a kurzorovými klávesami přesunete kurzor na požadovaný příkaz; stiskem klávesy </w:t>
      </w:r>
      <w:r>
        <w:rPr>
          <w:b/>
        </w:rPr>
        <w:t>Enter</w:t>
      </w:r>
      <w:r>
        <w:t xml:space="preserve"> jej provedete.</w:t>
      </w:r>
    </w:p>
    <w:p w14:paraId="542FE34B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Pomocí „horkých“ kláves</w:t>
      </w:r>
    </w:p>
    <w:p w14:paraId="4C2F95E1" w14:textId="77777777" w:rsidR="000275A4" w:rsidRDefault="000275A4" w:rsidP="000275A4">
      <w:pPr>
        <w:pStyle w:val="bn"/>
      </w:pPr>
      <w:r>
        <w:t xml:space="preserve">Jde o rychlejší zadávání příkazů než v předcházejícím případě. Vždy jedno písmeno v příkazu je podtržené. Stisknete-li klávesu </w:t>
      </w:r>
      <w:r>
        <w:rPr>
          <w:b/>
        </w:rPr>
        <w:t>Alt</w:t>
      </w:r>
      <w:r>
        <w:t xml:space="preserve"> a klávesu odpovídající podtrženému písmenu v názvu příkazu, rozvine se roletka. V ní už stačí pro aktivaci položky stisknout podtrženou klávesu (bez Alt).</w:t>
      </w:r>
    </w:p>
    <w:p w14:paraId="5895A637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Použitím klávesové zkratky</w:t>
      </w:r>
    </w:p>
    <w:p w14:paraId="00165EC8" w14:textId="77777777" w:rsidR="000275A4" w:rsidRDefault="000275A4" w:rsidP="000275A4">
      <w:pPr>
        <w:pStyle w:val="bn"/>
      </w:pPr>
      <w:r>
        <w:t xml:space="preserve">Je to kombinace kláves uvedená vedle některých příkazů v rozvinuté roletce, pomocí níž se příkaz zadá přímo. Jedná se většinou o funkční klávesy (Delete ap.), nebo o kombinaci klávesy </w:t>
      </w:r>
      <w:r>
        <w:rPr>
          <w:b/>
        </w:rPr>
        <w:t xml:space="preserve">Ctrl </w:t>
      </w:r>
      <w:r>
        <w:t xml:space="preserve">s znakovou klávesou (např. Ctrl+P). Postupuje se takto: nejdříve stiskněte klávesu </w:t>
      </w:r>
      <w:r>
        <w:rPr>
          <w:b/>
        </w:rPr>
        <w:t>Ctrl</w:t>
      </w:r>
      <w:r>
        <w:t xml:space="preserve">, držte ji stisknutou a pak stiskněte klávesu </w:t>
      </w:r>
      <w:r>
        <w:rPr>
          <w:b/>
        </w:rPr>
        <w:t>P</w:t>
      </w:r>
      <w:r>
        <w:t xml:space="preserve">. Potom obě uvolněte. Tento způsob se aplikuje stejně na jakoukoliv akci spojenou se současným stiskem klávesy </w:t>
      </w:r>
      <w:r>
        <w:rPr>
          <w:b/>
        </w:rPr>
        <w:t>Ctrl</w:t>
      </w:r>
      <w:r>
        <w:t xml:space="preserve"> nebo </w:t>
      </w:r>
      <w:r>
        <w:rPr>
          <w:b/>
        </w:rPr>
        <w:t>Alt</w:t>
      </w:r>
      <w:r>
        <w:t>..</w:t>
      </w:r>
    </w:p>
    <w:p w14:paraId="753EC71D" w14:textId="77777777" w:rsidR="000275A4" w:rsidRDefault="000275A4" w:rsidP="000275A4">
      <w:pPr>
        <w:pStyle w:val="Nadpis1"/>
      </w:pPr>
      <w:bookmarkStart w:id="12" w:name="_Toc349615418"/>
      <w:bookmarkStart w:id="13" w:name="_Toc349615676"/>
      <w:bookmarkStart w:id="14" w:name="_Toc371134514"/>
      <w:bookmarkStart w:id="15" w:name="_Toc121292810"/>
      <w:bookmarkStart w:id="16" w:name="_Toc121293726"/>
      <w:r>
        <w:t>Spuštění Windows 95</w:t>
      </w:r>
      <w:bookmarkEnd w:id="12"/>
      <w:bookmarkEnd w:id="13"/>
      <w:bookmarkEnd w:id="14"/>
      <w:bookmarkEnd w:id="15"/>
      <w:bookmarkEnd w:id="16"/>
    </w:p>
    <w:p w14:paraId="0469A70A" w14:textId="77777777" w:rsidR="000275A4" w:rsidRDefault="000275A4" w:rsidP="000275A4">
      <w:pPr>
        <w:pStyle w:val="bn"/>
      </w:pPr>
      <w:r>
        <w:t xml:space="preserve">Po zapnutí počítače se </w:t>
      </w:r>
      <w:bookmarkStart w:id="17" w:name="tři"/>
      <w:bookmarkEnd w:id="17"/>
      <w:r>
        <w:rPr>
          <w:i/>
        </w:rPr>
        <w:t>Windows 95</w:t>
      </w:r>
      <w:r>
        <w:t xml:space="preserve"> samy spustí. Během startu (na obrazovce se objeví nápis </w:t>
      </w:r>
      <w:r>
        <w:rPr>
          <w:b/>
        </w:rPr>
        <w:t>Startuje se systém Windows 95</w:t>
      </w:r>
      <w:r>
        <w:t xml:space="preserve">) lze stiskem klávesy </w:t>
      </w:r>
      <w:r>
        <w:rPr>
          <w:b/>
        </w:rPr>
        <w:t>F8</w:t>
      </w:r>
      <w:r>
        <w:t xml:space="preserve"> přejít do tzv. „boot menu“ kde  můžete zvolit některou z následujících osmi možností startu:</w:t>
      </w:r>
    </w:p>
    <w:p w14:paraId="6439E35A" w14:textId="77777777" w:rsidR="000275A4" w:rsidRDefault="000275A4" w:rsidP="000275A4">
      <w:pPr>
        <w:pStyle w:val="bn"/>
        <w:numPr>
          <w:ilvl w:val="0"/>
          <w:numId w:val="6"/>
        </w:numPr>
      </w:pPr>
      <w:r>
        <w:t>normální</w:t>
      </w:r>
    </w:p>
    <w:p w14:paraId="1BD3E0CB" w14:textId="77777777" w:rsidR="000275A4" w:rsidRDefault="000275A4" w:rsidP="000275A4">
      <w:pPr>
        <w:pStyle w:val="bn"/>
        <w:numPr>
          <w:ilvl w:val="0"/>
          <w:numId w:val="6"/>
        </w:numPr>
      </w:pPr>
      <w:r>
        <w:t>s protokolem \BOOTLOG.TX</w:t>
      </w:r>
    </w:p>
    <w:p w14:paraId="2A639135" w14:textId="77777777" w:rsidR="000275A4" w:rsidRDefault="000275A4" w:rsidP="000275A4">
      <w:pPr>
        <w:pStyle w:val="bn"/>
        <w:numPr>
          <w:ilvl w:val="0"/>
          <w:numId w:val="6"/>
        </w:numPr>
      </w:pPr>
      <w:r>
        <w:t>stav nouze</w:t>
      </w:r>
    </w:p>
    <w:p w14:paraId="48C66057" w14:textId="77777777" w:rsidR="000275A4" w:rsidRDefault="000275A4" w:rsidP="000275A4">
      <w:pPr>
        <w:pStyle w:val="bn"/>
        <w:numPr>
          <w:ilvl w:val="0"/>
          <w:numId w:val="6"/>
        </w:numPr>
      </w:pPr>
      <w:r>
        <w:lastRenderedPageBreak/>
        <w:t>stav nouze s prací v síti</w:t>
      </w:r>
    </w:p>
    <w:p w14:paraId="7D6ACB62" w14:textId="77777777" w:rsidR="000275A4" w:rsidRDefault="000275A4" w:rsidP="000275A4">
      <w:pPr>
        <w:pStyle w:val="bn"/>
        <w:numPr>
          <w:ilvl w:val="0"/>
          <w:numId w:val="6"/>
        </w:numPr>
      </w:pPr>
      <w:r>
        <w:t>potvrzovat krok za krokem</w:t>
      </w:r>
    </w:p>
    <w:p w14:paraId="05097062" w14:textId="77777777" w:rsidR="000275A4" w:rsidRDefault="000275A4" w:rsidP="000275A4">
      <w:pPr>
        <w:pStyle w:val="bn"/>
        <w:numPr>
          <w:ilvl w:val="0"/>
          <w:numId w:val="6"/>
        </w:numPr>
      </w:pPr>
      <w:r>
        <w:t>jen systém MS-DOS</w:t>
      </w:r>
    </w:p>
    <w:p w14:paraId="562903CA" w14:textId="77777777" w:rsidR="000275A4" w:rsidRDefault="000275A4" w:rsidP="000275A4">
      <w:pPr>
        <w:pStyle w:val="bn"/>
        <w:numPr>
          <w:ilvl w:val="0"/>
          <w:numId w:val="6"/>
        </w:numPr>
      </w:pPr>
      <w:r>
        <w:t>stav nouze se systémem MS-DOS</w:t>
      </w:r>
      <w:r>
        <w:rPr>
          <w:rStyle w:val="Odkaznavysvtlivky"/>
        </w:rPr>
        <w:endnoteReference w:customMarkFollows="1" w:id="1"/>
        <w:sym w:font="Symbol" w:char="F02A"/>
      </w:r>
    </w:p>
    <w:p w14:paraId="7E835251" w14:textId="77777777" w:rsidR="000275A4" w:rsidRDefault="000275A4" w:rsidP="000275A4">
      <w:pPr>
        <w:pStyle w:val="bn"/>
        <w:numPr>
          <w:ilvl w:val="0"/>
          <w:numId w:val="6"/>
        </w:numPr>
      </w:pPr>
      <w:r>
        <w:t>minulá verze systému MS-DOS</w:t>
      </w:r>
      <w:r>
        <w:rPr>
          <w:rStyle w:val="Odkaznavysvtlivky"/>
        </w:rPr>
        <w:endnoteReference w:customMarkFollows="1" w:id="2"/>
        <w:sym w:font="Symbol" w:char="F0B0"/>
      </w:r>
    </w:p>
    <w:p w14:paraId="0EF9E9E3" w14:textId="77777777" w:rsidR="000275A4" w:rsidRDefault="000275A4" w:rsidP="000275A4">
      <w:pPr>
        <w:pStyle w:val="bn"/>
        <w:keepNext/>
      </w:pPr>
      <w:r>
        <w:t>Význam jednotlivých voleb:</w:t>
      </w:r>
    </w:p>
    <w:p w14:paraId="248E51B4" w14:textId="77777777" w:rsidR="000275A4" w:rsidRDefault="000275A4" w:rsidP="000275A4">
      <w:pPr>
        <w:pStyle w:val="bn"/>
        <w:numPr>
          <w:ilvl w:val="0"/>
          <w:numId w:val="7"/>
        </w:numPr>
      </w:pPr>
      <w:r>
        <w:t xml:space="preserve">Zvolíte-li možnost na první řádce, bude pokračovat spouštění </w:t>
      </w:r>
      <w:r>
        <w:rPr>
          <w:i/>
        </w:rPr>
        <w:t>Windows 95</w:t>
      </w:r>
      <w:r>
        <w:t xml:space="preserve"> jako by k přerušení klávesou F8 vůbec nedošlo, a po chvíli se na monitoru objeví </w:t>
      </w:r>
      <w:r>
        <w:rPr>
          <w:b/>
        </w:rPr>
        <w:t xml:space="preserve">pracovní plocha </w:t>
      </w:r>
      <w:r>
        <w:rPr>
          <w:i/>
        </w:rPr>
        <w:t>Windows 95.</w:t>
      </w:r>
    </w:p>
    <w:p w14:paraId="02E12EA0" w14:textId="77777777" w:rsidR="000275A4" w:rsidRDefault="000275A4" w:rsidP="000275A4">
      <w:pPr>
        <w:pStyle w:val="bn"/>
        <w:numPr>
          <w:ilvl w:val="0"/>
          <w:numId w:val="7"/>
        </w:numPr>
      </w:pPr>
      <w:r>
        <w:t xml:space="preserve">Po výběru druhé položky </w:t>
      </w:r>
      <w:r>
        <w:rPr>
          <w:i/>
        </w:rPr>
        <w:t xml:space="preserve">Windows 95 </w:t>
      </w:r>
      <w:r>
        <w:t xml:space="preserve">vytvoří soubor </w:t>
      </w:r>
      <w:r>
        <w:rPr>
          <w:b/>
        </w:rPr>
        <w:t>bootlog.txt</w:t>
      </w:r>
      <w:r>
        <w:t>, do kterého se zaznamenají veškeré činnosti prováděné při spouštění, zejména načítání a zpracování jednotlivých driverů. Tento soubor pak lze využít při řešení případných problémů při startech  </w:t>
      </w:r>
      <w:r>
        <w:rPr>
          <w:i/>
        </w:rPr>
        <w:t>Windows 95</w:t>
      </w:r>
      <w:r>
        <w:t>.</w:t>
      </w:r>
    </w:p>
    <w:p w14:paraId="13C66780" w14:textId="77777777" w:rsidR="000275A4" w:rsidRDefault="000275A4" w:rsidP="000275A4">
      <w:pPr>
        <w:pStyle w:val="bn"/>
        <w:numPr>
          <w:ilvl w:val="0"/>
          <w:numId w:val="7"/>
        </w:numPr>
      </w:pPr>
      <w:r>
        <w:t>Při spouštění Windows</w:t>
      </w:r>
      <w:r>
        <w:rPr>
          <w:i/>
        </w:rPr>
        <w:t xml:space="preserve"> 95</w:t>
      </w:r>
      <w:r>
        <w:t xml:space="preserve"> se vynechají startovací soubory a využívají se pouze základní systémové ovladače (F5).</w:t>
      </w:r>
    </w:p>
    <w:p w14:paraId="3D7D55E5" w14:textId="77777777" w:rsidR="000275A4" w:rsidRDefault="000275A4" w:rsidP="000275A4">
      <w:pPr>
        <w:pStyle w:val="bn"/>
        <w:numPr>
          <w:ilvl w:val="0"/>
          <w:numId w:val="7"/>
        </w:numPr>
      </w:pPr>
      <w:r>
        <w:t>Spouští Windows</w:t>
      </w:r>
      <w:r>
        <w:rPr>
          <w:i/>
        </w:rPr>
        <w:t xml:space="preserve"> 95</w:t>
      </w:r>
      <w:r>
        <w:t>, vynechává startovací soubory a používá pouze základní systémové ovladače včetně základních síťových služeb (F6).</w:t>
      </w:r>
    </w:p>
    <w:p w14:paraId="0C550C1C" w14:textId="77777777" w:rsidR="000275A4" w:rsidRDefault="000275A4" w:rsidP="000275A4">
      <w:pPr>
        <w:pStyle w:val="bn"/>
        <w:numPr>
          <w:ilvl w:val="0"/>
          <w:numId w:val="7"/>
        </w:numPr>
      </w:pPr>
      <w:r>
        <w:t>Spouští Windows</w:t>
      </w:r>
      <w:r>
        <w:rPr>
          <w:i/>
        </w:rPr>
        <w:t xml:space="preserve"> 95</w:t>
      </w:r>
      <w:r>
        <w:t xml:space="preserve"> s nutností potvrzování každé řádky startovacích souborů. Tuto volbu lze také spustit klávesou F8 při zobrazeném menu Startup. </w:t>
      </w:r>
    </w:p>
    <w:p w14:paraId="35BE4073" w14:textId="77777777" w:rsidR="000275A4" w:rsidRDefault="000275A4" w:rsidP="000275A4">
      <w:pPr>
        <w:pStyle w:val="bn"/>
        <w:numPr>
          <w:ilvl w:val="0"/>
          <w:numId w:val="7"/>
        </w:numPr>
      </w:pPr>
      <w:r>
        <w:t>Spouští OS se startovacími soubory. Zobrazuje pouze příkazovou řádku.</w:t>
      </w:r>
    </w:p>
    <w:p w14:paraId="5EBB510B" w14:textId="77777777" w:rsidR="000275A4" w:rsidRDefault="000275A4" w:rsidP="000275A4">
      <w:pPr>
        <w:pStyle w:val="bn"/>
        <w:numPr>
          <w:ilvl w:val="0"/>
          <w:numId w:val="7"/>
        </w:numPr>
      </w:pPr>
      <w:r>
        <w:t xml:space="preserve">Spouští OS v nouzovém stavu, vynechává startovací soubory a zobrazuje pouze příkazovou řádku (Shift+F5). </w:t>
      </w:r>
    </w:p>
    <w:p w14:paraId="532107F5" w14:textId="77777777" w:rsidR="000275A4" w:rsidRDefault="000275A4" w:rsidP="000275A4">
      <w:pPr>
        <w:pStyle w:val="bn"/>
        <w:numPr>
          <w:ilvl w:val="0"/>
          <w:numId w:val="7"/>
        </w:numPr>
      </w:pPr>
      <w:r>
        <w:t xml:space="preserve">Spouští verzi MS-DOSu, která byla na počítači nainstalována před instalací </w:t>
      </w:r>
      <w:r>
        <w:rPr>
          <w:i/>
        </w:rPr>
        <w:t>Windows 95</w:t>
      </w:r>
      <w:r>
        <w:t xml:space="preserve"> (F4). Volba je dostupná, je-li v souboru MSDOS.SYS v sekci </w:t>
      </w:r>
      <w:r>
        <w:rPr>
          <w:b/>
        </w:rPr>
        <w:sym w:font="Arial" w:char="005B"/>
      </w:r>
      <w:r>
        <w:rPr>
          <w:b/>
        </w:rPr>
        <w:t>Options</w:t>
      </w:r>
      <w:r>
        <w:rPr>
          <w:b/>
        </w:rPr>
        <w:sym w:font="Arial" w:char="005D"/>
      </w:r>
      <w:r>
        <w:t xml:space="preserve"> položka  </w:t>
      </w:r>
      <w:r>
        <w:rPr>
          <w:b/>
        </w:rPr>
        <w:t>BootMulti=1</w:t>
      </w:r>
      <w:r>
        <w:t>.</w:t>
      </w:r>
    </w:p>
    <w:p w14:paraId="353B3099" w14:textId="77777777" w:rsidR="000275A4" w:rsidRDefault="000275A4" w:rsidP="000275A4">
      <w:pPr>
        <w:pStyle w:val="Nadpis1"/>
      </w:pPr>
      <w:bookmarkStart w:id="18" w:name="_Toc349615421"/>
      <w:bookmarkStart w:id="19" w:name="_Toc349615679"/>
      <w:bookmarkStart w:id="20" w:name="_Toc371134515"/>
      <w:bookmarkStart w:id="21" w:name="_Toc121292811"/>
      <w:bookmarkStart w:id="22" w:name="_Toc121293727"/>
      <w:r>
        <w:t>Ukončení práce s WINDOWS 95</w:t>
      </w:r>
      <w:bookmarkEnd w:id="18"/>
      <w:bookmarkEnd w:id="19"/>
      <w:bookmarkEnd w:id="20"/>
      <w:bookmarkEnd w:id="21"/>
      <w:bookmarkEnd w:id="22"/>
    </w:p>
    <w:p w14:paraId="3AC43B51" w14:textId="77777777" w:rsidR="000275A4" w:rsidRDefault="000275A4" w:rsidP="000275A4">
      <w:pPr>
        <w:pStyle w:val="bn"/>
      </w:pPr>
      <w:r>
        <w:t xml:space="preserve">Důležitá v nabídce </w:t>
      </w:r>
      <w:r>
        <w:fldChar w:fldCharType="begin"/>
      </w:r>
      <w:r>
        <w:instrText xml:space="preserve"> REF _Ref121292709 \h </w:instrText>
      </w:r>
      <w:r>
        <w:fldChar w:fldCharType="separate"/>
      </w:r>
      <w:r>
        <w:t>Tlačítko Start</w:t>
      </w:r>
      <w:r>
        <w:fldChar w:fldCharType="end"/>
      </w:r>
      <w:r>
        <w:rPr>
          <w:b/>
        </w:rPr>
        <w:t>Start</w:t>
      </w:r>
      <w:r>
        <w:t xml:space="preserve"> je položka </w:t>
      </w:r>
      <w:r>
        <w:fldChar w:fldCharType="begin"/>
      </w:r>
      <w:r>
        <w:instrText xml:space="preserve"> REF _Ref121292724 \h </w:instrText>
      </w:r>
      <w:r>
        <w:fldChar w:fldCharType="separate"/>
      </w:r>
      <w:r>
        <w:t>Vypnout</w:t>
      </w:r>
      <w:r>
        <w:fldChar w:fldCharType="end"/>
      </w:r>
      <w:r>
        <w:rPr>
          <w:b/>
        </w:rPr>
        <w:t>Vypnout</w:t>
      </w:r>
      <w:r>
        <w:t xml:space="preserve">. </w:t>
      </w:r>
      <w:r>
        <w:rPr>
          <w:i/>
        </w:rPr>
        <w:t xml:space="preserve">Windows 95 </w:t>
      </w:r>
      <w:r>
        <w:t>je systém, který je dost choulostivý na náhlé výpadky napájení. Vytvářejí si (stejně jako aplikace) na pevném disku „odkládací“ soubory a proto je nutné jim umožnit tyto soubory před vypnutím uzavřít a „uklidit“. Pokud by došlo k výpadku napájecího napětí, nebo vypnutí počítače síťovým vypínačem, mohly by být porušeny, a </w:t>
      </w:r>
      <w:r>
        <w:rPr>
          <w:i/>
        </w:rPr>
        <w:t>Windows 95</w:t>
      </w:r>
      <w:r>
        <w:t xml:space="preserve"> by musely nabíhat v tzv. </w:t>
      </w:r>
      <w:r>
        <w:rPr>
          <w:i/>
        </w:rPr>
        <w:t>nouzovém režimu</w:t>
      </w:r>
      <w:r>
        <w:t xml:space="preserve"> s možným odstraněním některých konfigurací, nebo v horším případě by se nemuselo podařit </w:t>
      </w:r>
      <w:r>
        <w:rPr>
          <w:i/>
        </w:rPr>
        <w:t xml:space="preserve">Windows 95 </w:t>
      </w:r>
      <w:r>
        <w:t>spustit vůbec.</w:t>
      </w:r>
    </w:p>
    <w:p w14:paraId="1524752F" w14:textId="77777777" w:rsidR="000275A4" w:rsidRDefault="000275A4" w:rsidP="000275A4">
      <w:pPr>
        <w:pStyle w:val="bn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9F5EAFA" wp14:editId="1A44773A">
            <wp:simplePos x="0" y="0"/>
            <wp:positionH relativeFrom="column">
              <wp:posOffset>2238375</wp:posOffset>
            </wp:positionH>
            <wp:positionV relativeFrom="paragraph">
              <wp:posOffset>22225</wp:posOffset>
            </wp:positionV>
            <wp:extent cx="1108710" cy="712470"/>
            <wp:effectExtent l="19050" t="0" r="0" b="0"/>
            <wp:wrapSquare wrapText="bothSides"/>
            <wp:docPr id="6" name="obrázek 6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"/>
                    <pic:cNvPicPr>
                      <a:picLocks noChangeAspect="1" noChangeArrowheads="1" noCrop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71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2B04EFC" w14:textId="77777777" w:rsidR="000275A4" w:rsidRDefault="000275A4" w:rsidP="000275A4">
      <w:pPr>
        <w:pStyle w:val="bn"/>
      </w:pPr>
    </w:p>
    <w:p w14:paraId="30D2FB41" w14:textId="77777777" w:rsidR="000275A4" w:rsidRDefault="000275A4" w:rsidP="000275A4">
      <w:pPr>
        <w:pStyle w:val="bn"/>
      </w:pPr>
    </w:p>
    <w:p w14:paraId="28FDC10F" w14:textId="77777777" w:rsidR="000275A4" w:rsidRDefault="000275A4" w:rsidP="000275A4">
      <w:pPr>
        <w:pStyle w:val="bn"/>
      </w:pPr>
    </w:p>
    <w:p w14:paraId="29E42B20" w14:textId="77777777" w:rsidR="000275A4" w:rsidRDefault="000275A4" w:rsidP="000275A4">
      <w:pPr>
        <w:pStyle w:val="Titulek"/>
        <w:jc w:val="center"/>
      </w:pPr>
      <w:bookmarkStart w:id="23" w:name="_Toc121744681"/>
      <w:r>
        <w:t xml:space="preserve">Obr.č. </w:t>
      </w:r>
      <w:r w:rsidR="00FD02CB">
        <w:fldChar w:fldCharType="begin"/>
      </w:r>
      <w:r w:rsidR="00FD02CB">
        <w:instrText xml:space="preserve"> SEQ Obr.č</w:instrText>
      </w:r>
      <w:r w:rsidR="00FD02CB">
        <w:instrText xml:space="preserve">. \* ARABIC </w:instrText>
      </w:r>
      <w:r w:rsidR="00FD02CB">
        <w:fldChar w:fldCharType="separate"/>
      </w:r>
      <w:r>
        <w:rPr>
          <w:noProof/>
        </w:rPr>
        <w:t>2</w:t>
      </w:r>
      <w:r w:rsidR="00FD02CB">
        <w:rPr>
          <w:noProof/>
        </w:rPr>
        <w:fldChar w:fldCharType="end"/>
      </w:r>
      <w:r>
        <w:t xml:space="preserve"> – ukončení práce Windows 95</w:t>
      </w:r>
      <w:bookmarkEnd w:id="23"/>
    </w:p>
    <w:p w14:paraId="315739D3" w14:textId="77777777" w:rsidR="000275A4" w:rsidRDefault="000275A4" w:rsidP="000275A4">
      <w:pPr>
        <w:pStyle w:val="bn"/>
      </w:pPr>
      <w:r>
        <w:t xml:space="preserve">Chcete-li tedy ukončit korektně práci s </w:t>
      </w:r>
      <w:r>
        <w:rPr>
          <w:i/>
        </w:rPr>
        <w:t xml:space="preserve">Windows 95, </w:t>
      </w:r>
      <w:r>
        <w:t xml:space="preserve">klepněte na položku </w:t>
      </w:r>
      <w:r>
        <w:rPr>
          <w:b/>
        </w:rPr>
        <w:t>Vypnout</w:t>
      </w:r>
      <w:r>
        <w:t xml:space="preserve">. Objeví se dialogový panel </w:t>
      </w:r>
      <w:r>
        <w:rPr>
          <w:b/>
        </w:rPr>
        <w:t>Vypnout Windows</w:t>
      </w:r>
      <w:r>
        <w:t>, který kromě jiného obsahuje tyto tři volby:</w:t>
      </w:r>
    </w:p>
    <w:p w14:paraId="7A522D43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vypnout počítač?</w:t>
      </w:r>
    </w:p>
    <w:p w14:paraId="3D9F6CD5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restartovat počítač?</w:t>
      </w:r>
    </w:p>
    <w:p w14:paraId="281F0D35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restartovat počítač v režimu MS-DOS?</w:t>
      </w:r>
    </w:p>
    <w:p w14:paraId="4A4A7E53" w14:textId="77777777" w:rsidR="000275A4" w:rsidRDefault="000275A4" w:rsidP="000275A4">
      <w:pPr>
        <w:pStyle w:val="bn"/>
      </w:pPr>
      <w:r>
        <w:t xml:space="preserve">První volba je zvolena implicitně a po stisku tlačítka </w:t>
      </w:r>
      <w:r>
        <w:rPr>
          <w:b/>
        </w:rPr>
        <w:t xml:space="preserve">Ano </w:t>
      </w:r>
      <w:r>
        <w:t xml:space="preserve">zajistí, že </w:t>
      </w:r>
      <w:r>
        <w:rPr>
          <w:i/>
        </w:rPr>
        <w:t>Windows 95</w:t>
      </w:r>
      <w:r>
        <w:t xml:space="preserve"> uzavřou všechny dočasné soubory a hlášením </w:t>
      </w:r>
      <w:r>
        <w:rPr>
          <w:b/>
        </w:rPr>
        <w:t>Nyní můžete počítač bez obav vypnout</w:t>
      </w:r>
      <w:r>
        <w:t xml:space="preserve"> dá na vědomí, že vše proběhlo v pořádku a můžete počítač vypnout. Z tohoto stavu lze provést opětovné spuštění </w:t>
      </w:r>
      <w:r>
        <w:rPr>
          <w:i/>
        </w:rPr>
        <w:t>Windows 95</w:t>
      </w:r>
      <w:r>
        <w:t xml:space="preserve"> bez nutnosti počítač vypnout trojhmatem </w:t>
      </w:r>
      <w:r>
        <w:rPr>
          <w:b/>
        </w:rPr>
        <w:t>Ctrl+Alt+Delete</w:t>
      </w:r>
      <w:r>
        <w:t>.</w:t>
      </w:r>
    </w:p>
    <w:p w14:paraId="26DD085A" w14:textId="77777777" w:rsidR="000275A4" w:rsidRDefault="000275A4" w:rsidP="000275A4">
      <w:pPr>
        <w:pStyle w:val="bn"/>
      </w:pPr>
      <w:r>
        <w:t xml:space="preserve">Druhá volba </w:t>
      </w:r>
      <w:r>
        <w:rPr>
          <w:b/>
        </w:rPr>
        <w:t>restartovat počítač?</w:t>
      </w:r>
      <w:r>
        <w:t xml:space="preserve"> provede totéž, avšak místo vypnutí se celý systém pouze restartuje (tzv. „teplý“ start). Je to obdoba trojhmatu </w:t>
      </w:r>
      <w:r>
        <w:rPr>
          <w:b/>
        </w:rPr>
        <w:t>Ctrl+Alt+Del</w:t>
      </w:r>
      <w:r>
        <w:t xml:space="preserve"> známého ze systému MS-DOS.</w:t>
      </w:r>
    </w:p>
    <w:p w14:paraId="08962224" w14:textId="77777777" w:rsidR="000275A4" w:rsidRDefault="000275A4" w:rsidP="000275A4">
      <w:pPr>
        <w:pStyle w:val="bn"/>
      </w:pPr>
      <w:r>
        <w:t xml:space="preserve">Volba </w:t>
      </w:r>
      <w:r>
        <w:rPr>
          <w:b/>
        </w:rPr>
        <w:t xml:space="preserve">restartovat počítač v režimu MS-DOS? </w:t>
      </w:r>
      <w:r>
        <w:t xml:space="preserve">provede totéž co restart počítače s tím rozdílem, že se nespustí </w:t>
      </w:r>
      <w:r>
        <w:rPr>
          <w:i/>
        </w:rPr>
        <w:t>Windows 95</w:t>
      </w:r>
      <w:r>
        <w:t xml:space="preserve"> ale operační systém MS-DOS.</w:t>
      </w:r>
    </w:p>
    <w:p w14:paraId="02A87076" w14:textId="77777777" w:rsidR="000275A4" w:rsidRDefault="000275A4" w:rsidP="000275A4">
      <w:pPr>
        <w:pStyle w:val="bn"/>
      </w:pPr>
      <w:r>
        <w:lastRenderedPageBreak/>
        <w:t>Pokud máte na počítači nainstalovánu počítačovou síť, pod výše popsanými volbami bude ještě jedna:</w:t>
      </w:r>
    </w:p>
    <w:p w14:paraId="12EF06E2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zavřít programy a přihlásit se jako jiný uživatel?</w:t>
      </w:r>
    </w:p>
    <w:p w14:paraId="76E7BF6D" w14:textId="77777777" w:rsidR="000275A4" w:rsidRDefault="000275A4" w:rsidP="000275A4">
      <w:pPr>
        <w:pStyle w:val="bn"/>
      </w:pPr>
      <w:r>
        <w:t>Tato volba zavře všechny běžící programy a počítač odpojí od počítačové sítě. Pak jej může použít jiný uživatel, který se může přihlásit do sítě pod svým jménem.</w:t>
      </w:r>
    </w:p>
    <w:p w14:paraId="33A7B9B3" w14:textId="77777777" w:rsidR="000275A4" w:rsidRDefault="000275A4" w:rsidP="000275A4">
      <w:pPr>
        <w:pStyle w:val="Nadpis1"/>
      </w:pPr>
      <w:bookmarkStart w:id="24" w:name="_Toc349615419"/>
      <w:bookmarkStart w:id="25" w:name="_Toc349615677"/>
      <w:bookmarkStart w:id="26" w:name="_Toc371134516"/>
      <w:bookmarkStart w:id="27" w:name="_Toc121292812"/>
      <w:bookmarkStart w:id="28" w:name="_Toc121293728"/>
      <w:r>
        <w:t>Pracovní plocha</w:t>
      </w:r>
      <w:bookmarkEnd w:id="24"/>
      <w:bookmarkEnd w:id="25"/>
      <w:bookmarkEnd w:id="26"/>
      <w:bookmarkEnd w:id="27"/>
      <w:bookmarkEnd w:id="28"/>
    </w:p>
    <w:p w14:paraId="448BE0AB" w14:textId="77777777" w:rsidR="000275A4" w:rsidRDefault="000275A4" w:rsidP="000275A4">
      <w:pPr>
        <w:pStyle w:val="bn"/>
      </w:pPr>
      <w:r>
        <w:t xml:space="preserve">Pracovní plocha je základním pracovním prostorem </w:t>
      </w:r>
      <w:r>
        <w:rPr>
          <w:i/>
        </w:rPr>
        <w:t>Windows 95,</w:t>
      </w:r>
      <w:r>
        <w:t xml:space="preserve"> na níž probíhá veškerá práce s tímto operačním systémem. Standardně je na ní umístěno několik systémových objektů - např. </w:t>
      </w:r>
      <w:r>
        <w:rPr>
          <w:b/>
        </w:rPr>
        <w:t>Tento počítač</w:t>
      </w:r>
      <w:r>
        <w:t xml:space="preserve">, </w:t>
      </w:r>
      <w:r>
        <w:rPr>
          <w:b/>
        </w:rPr>
        <w:t>Koš</w:t>
      </w:r>
      <w:r>
        <w:t xml:space="preserve"> a </w:t>
      </w:r>
      <w:r>
        <w:rPr>
          <w:b/>
        </w:rPr>
        <w:t>Hlavní panel</w:t>
      </w:r>
      <w:r>
        <w:t>.</w:t>
      </w:r>
      <w:r>
        <w:rPr>
          <w:i/>
        </w:rPr>
        <w:t xml:space="preserve"> </w:t>
      </w:r>
      <w:r>
        <w:t>Pracovní plocha také slouží k umísťování často používaných souborů a programů. Je tedy jakýmsi „pracovním stolem“ na počítači.</w:t>
      </w:r>
    </w:p>
    <w:p w14:paraId="4536D564" w14:textId="77777777" w:rsidR="000275A4" w:rsidRDefault="000275A4" w:rsidP="000275A4">
      <w:pPr>
        <w:pStyle w:val="Nadpis2"/>
      </w:pPr>
      <w:bookmarkStart w:id="29" w:name="_Toc371134517"/>
      <w:bookmarkStart w:id="30" w:name="_Toc121292813"/>
      <w:bookmarkStart w:id="31" w:name="_Toc121293729"/>
      <w:r>
        <w:t>Vzhled pracovní plochy</w:t>
      </w:r>
      <w:bookmarkEnd w:id="29"/>
      <w:bookmarkEnd w:id="30"/>
      <w:bookmarkEnd w:id="31"/>
    </w:p>
    <w:p w14:paraId="63A52BED" w14:textId="77777777" w:rsidR="000275A4" w:rsidRDefault="000275A4" w:rsidP="000275A4">
      <w:pPr>
        <w:pStyle w:val="bn"/>
      </w:pPr>
      <w:r>
        <w:t xml:space="preserve">Práci s pracovní plochou usnadňuje místní (kontextové) menu - stačí kurzor myši umístit do prázdného místa a stisknout pravé tlačítko na myši. </w:t>
      </w:r>
    </w:p>
    <w:p w14:paraId="529311B1" w14:textId="77777777" w:rsidR="000275A4" w:rsidRDefault="000275A4" w:rsidP="000275A4">
      <w:pPr>
        <w:pStyle w:val="bn"/>
      </w:pPr>
      <w:r>
        <w:t>Jednotlivé příkazy tohoto menu jsou:</w:t>
      </w:r>
    </w:p>
    <w:tbl>
      <w:tblPr>
        <w:tblW w:w="0" w:type="auto"/>
        <w:tblInd w:w="6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6449"/>
      </w:tblGrid>
      <w:tr w:rsidR="000275A4" w14:paraId="140A749B" w14:textId="77777777" w:rsidTr="00AE4661">
        <w:tc>
          <w:tcPr>
            <w:tcW w:w="2127" w:type="dxa"/>
          </w:tcPr>
          <w:p w14:paraId="6F1A9109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 xml:space="preserve"> Seřadit ikony</w:t>
            </w:r>
          </w:p>
        </w:tc>
        <w:tc>
          <w:tcPr>
            <w:tcW w:w="6449" w:type="dxa"/>
          </w:tcPr>
          <w:p w14:paraId="693AE906" w14:textId="77777777" w:rsidR="000275A4" w:rsidRDefault="000275A4" w:rsidP="00AE4661">
            <w:pPr>
              <w:pStyle w:val="bn"/>
            </w:pPr>
            <w:r>
              <w:t>pravidelně uspořádá ikony na pracovní ploše</w:t>
            </w:r>
          </w:p>
        </w:tc>
      </w:tr>
      <w:tr w:rsidR="000275A4" w14:paraId="066D46F4" w14:textId="77777777" w:rsidTr="00AE4661">
        <w:tc>
          <w:tcPr>
            <w:tcW w:w="2127" w:type="dxa"/>
          </w:tcPr>
          <w:p w14:paraId="70282796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Vyrovnat ikony</w:t>
            </w:r>
          </w:p>
        </w:tc>
        <w:tc>
          <w:tcPr>
            <w:tcW w:w="6449" w:type="dxa"/>
          </w:tcPr>
          <w:p w14:paraId="4F83980F" w14:textId="77777777" w:rsidR="000275A4" w:rsidRDefault="000275A4" w:rsidP="00AE4661">
            <w:pPr>
              <w:pStyle w:val="bn"/>
            </w:pPr>
            <w:r>
              <w:t>srovná vybranou řadu či sloupec ikon</w:t>
            </w:r>
          </w:p>
        </w:tc>
      </w:tr>
      <w:tr w:rsidR="000275A4" w14:paraId="0EAC6611" w14:textId="77777777" w:rsidTr="00AE4661">
        <w:tc>
          <w:tcPr>
            <w:tcW w:w="2127" w:type="dxa"/>
          </w:tcPr>
          <w:p w14:paraId="2947A767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Vložit</w:t>
            </w:r>
          </w:p>
        </w:tc>
        <w:tc>
          <w:tcPr>
            <w:tcW w:w="6449" w:type="dxa"/>
          </w:tcPr>
          <w:p w14:paraId="3CEDED10" w14:textId="77777777" w:rsidR="000275A4" w:rsidRDefault="000275A4" w:rsidP="00AE4661">
            <w:pPr>
              <w:pStyle w:val="bn"/>
            </w:pPr>
            <w:r>
              <w:t xml:space="preserve">umístí na pracovní plochu </w:t>
            </w:r>
            <w:r>
              <w:rPr>
                <w:b/>
              </w:rPr>
              <w:t xml:space="preserve">obsah schránky </w:t>
            </w:r>
            <w:r>
              <w:rPr>
                <w:i/>
              </w:rPr>
              <w:t>Windows 95</w:t>
            </w:r>
          </w:p>
        </w:tc>
      </w:tr>
      <w:tr w:rsidR="000275A4" w14:paraId="78CE8327" w14:textId="77777777" w:rsidTr="00AE4661">
        <w:tc>
          <w:tcPr>
            <w:tcW w:w="2127" w:type="dxa"/>
          </w:tcPr>
          <w:p w14:paraId="06D45932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Vložit zástupce</w:t>
            </w:r>
          </w:p>
        </w:tc>
        <w:tc>
          <w:tcPr>
            <w:tcW w:w="6449" w:type="dxa"/>
          </w:tcPr>
          <w:p w14:paraId="1B6E7D6D" w14:textId="77777777" w:rsidR="000275A4" w:rsidRDefault="000275A4" w:rsidP="00AE4661">
            <w:pPr>
              <w:pStyle w:val="bn"/>
            </w:pPr>
            <w:r>
              <w:t xml:space="preserve">umístí na pracovní plochu </w:t>
            </w:r>
            <w:r>
              <w:rPr>
                <w:b/>
              </w:rPr>
              <w:t>obsah schránky jako zástupce</w:t>
            </w:r>
            <w:r>
              <w:t xml:space="preserve"> ukazujícího na dokument nebo program</w:t>
            </w:r>
          </w:p>
        </w:tc>
      </w:tr>
      <w:tr w:rsidR="000275A4" w14:paraId="54FA7BF1" w14:textId="77777777" w:rsidTr="00AE4661">
        <w:tc>
          <w:tcPr>
            <w:tcW w:w="2127" w:type="dxa"/>
          </w:tcPr>
          <w:p w14:paraId="258A7717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 xml:space="preserve">Zpět - </w:t>
            </w:r>
            <w:r>
              <w:rPr>
                <w:i/>
              </w:rPr>
              <w:t>xxxx</w:t>
            </w:r>
          </w:p>
        </w:tc>
        <w:tc>
          <w:tcPr>
            <w:tcW w:w="6449" w:type="dxa"/>
          </w:tcPr>
          <w:p w14:paraId="4C077403" w14:textId="77777777" w:rsidR="000275A4" w:rsidRDefault="000275A4" w:rsidP="00AE4661">
            <w:pPr>
              <w:pStyle w:val="bn"/>
            </w:pPr>
            <w:r>
              <w:t xml:space="preserve">vrátí naposledy provedenou operaci </w:t>
            </w:r>
            <w:r>
              <w:rPr>
                <w:b/>
                <w:i/>
              </w:rPr>
              <w:t>xxxx</w:t>
            </w:r>
            <w:r>
              <w:t xml:space="preserve"> provedenou na pracovní ploše</w:t>
            </w:r>
          </w:p>
        </w:tc>
      </w:tr>
      <w:tr w:rsidR="000275A4" w14:paraId="48476E0E" w14:textId="77777777" w:rsidTr="00AE4661">
        <w:tc>
          <w:tcPr>
            <w:tcW w:w="2127" w:type="dxa"/>
          </w:tcPr>
          <w:p w14:paraId="2871B920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Nový objekt</w:t>
            </w:r>
          </w:p>
        </w:tc>
        <w:tc>
          <w:tcPr>
            <w:tcW w:w="6449" w:type="dxa"/>
          </w:tcPr>
          <w:p w14:paraId="2DD7BBAC" w14:textId="77777777" w:rsidR="000275A4" w:rsidRDefault="000275A4" w:rsidP="00AE4661">
            <w:pPr>
              <w:pStyle w:val="bn"/>
            </w:pPr>
            <w:r>
              <w:t>vytvoří na pracovní ploše nový, prázdný objekt</w:t>
            </w:r>
          </w:p>
        </w:tc>
      </w:tr>
      <w:tr w:rsidR="000275A4" w14:paraId="7499C644" w14:textId="77777777" w:rsidTr="00AE4661">
        <w:tc>
          <w:tcPr>
            <w:tcW w:w="2127" w:type="dxa"/>
          </w:tcPr>
          <w:p w14:paraId="7755EE3E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Vlastnosti</w:t>
            </w:r>
          </w:p>
        </w:tc>
        <w:tc>
          <w:tcPr>
            <w:tcW w:w="6449" w:type="dxa"/>
          </w:tcPr>
          <w:p w14:paraId="36A1B497" w14:textId="77777777" w:rsidR="000275A4" w:rsidRDefault="000275A4" w:rsidP="00AE4661">
            <w:pPr>
              <w:pStyle w:val="bn"/>
            </w:pPr>
            <w:r>
              <w:t>umožňuje měnit vzhled pracovní plochy</w:t>
            </w:r>
          </w:p>
        </w:tc>
      </w:tr>
    </w:tbl>
    <w:p w14:paraId="4A580E7F" w14:textId="77777777" w:rsidR="000275A4" w:rsidRDefault="000275A4" w:rsidP="000275A4">
      <w:pPr>
        <w:pStyle w:val="bn"/>
      </w:pPr>
      <w:r>
        <w:t xml:space="preserve">Vzhled pracovní plochy umožňuje měnit poslední příkaz z nabídky - </w:t>
      </w:r>
      <w:r>
        <w:rPr>
          <w:b/>
        </w:rPr>
        <w:t>Vlastnosti</w:t>
      </w:r>
      <w:r>
        <w:t xml:space="preserve">. Po jeho spuštění se objeví dialogový panel </w:t>
      </w:r>
      <w:r>
        <w:rPr>
          <w:b/>
        </w:rPr>
        <w:t>Obrazovka-vlastnosti.</w:t>
      </w:r>
    </w:p>
    <w:p w14:paraId="2F30F847" w14:textId="77777777" w:rsidR="000275A4" w:rsidRDefault="000275A4" w:rsidP="000275A4">
      <w:pPr>
        <w:pStyle w:val="Nadpis2"/>
      </w:pPr>
      <w:bookmarkStart w:id="32" w:name="_Toc371134518"/>
      <w:bookmarkStart w:id="33" w:name="_Toc121292814"/>
      <w:bookmarkStart w:id="34" w:name="_Toc121293730"/>
      <w:r>
        <w:t>Objekty na pracovní ploše - ikony</w:t>
      </w:r>
      <w:bookmarkEnd w:id="32"/>
      <w:bookmarkEnd w:id="33"/>
      <w:bookmarkEnd w:id="34"/>
    </w:p>
    <w:p w14:paraId="04B182FB" w14:textId="77777777" w:rsidR="000275A4" w:rsidRDefault="000275A4" w:rsidP="000275A4">
      <w:pPr>
        <w:pStyle w:val="bn"/>
      </w:pPr>
      <w:r>
        <w:t xml:space="preserve">Na pracovní ploše se nacházejí </w:t>
      </w:r>
      <w:r>
        <w:rPr>
          <w:b/>
        </w:rPr>
        <w:t>objekty</w:t>
      </w:r>
      <w:r>
        <w:t xml:space="preserve">, které na sebe vizuálně berou podobu obrázků, tzv. </w:t>
      </w:r>
      <w:r>
        <w:rPr>
          <w:b/>
        </w:rPr>
        <w:t>ikon</w:t>
      </w:r>
      <w:r>
        <w:t xml:space="preserve">. Pod nimi je vždy umístěn jejich název. Ikony  mohou reprezentovat programy, dokumenty, složky, pevné disky apod. Jejich počet a typ závisí na konfiguraci  </w:t>
      </w:r>
      <w:r>
        <w:rPr>
          <w:i/>
        </w:rPr>
        <w:t>Windows 95</w:t>
      </w:r>
      <w:r>
        <w:t xml:space="preserve"> a na instalovaných aplikacích.</w:t>
      </w:r>
    </w:p>
    <w:p w14:paraId="28FA79BA" w14:textId="77777777" w:rsidR="000275A4" w:rsidRDefault="000275A4" w:rsidP="000275A4">
      <w:pPr>
        <w:pStyle w:val="bn"/>
      </w:pPr>
      <w:r>
        <w:t xml:space="preserve">Ve </w:t>
      </w:r>
      <w:r>
        <w:rPr>
          <w:i/>
        </w:rPr>
        <w:t>Windows 95</w:t>
      </w:r>
      <w:r>
        <w:t xml:space="preserve"> je možné používat dva druhy ikon:</w:t>
      </w:r>
    </w:p>
    <w:p w14:paraId="2C1CA44C" w14:textId="77777777" w:rsidR="000275A4" w:rsidRDefault="000275A4" w:rsidP="000275A4">
      <w:pPr>
        <w:pStyle w:val="Mjnormaln"/>
        <w:numPr>
          <w:ilvl w:val="0"/>
          <w:numId w:val="2"/>
        </w:numPr>
        <w:jc w:val="both"/>
      </w:pPr>
      <w:r>
        <w:t>Ikona je „</w:t>
      </w:r>
      <w:r>
        <w:rPr>
          <w:b/>
        </w:rPr>
        <w:t>pravým</w:t>
      </w:r>
      <w:r>
        <w:t>“ objektem, tj. reprezentuje přímo soubor s programem, dokument, složku s dokumenty apod. Pracujete-li s touto ikonou (přesuny, kopírování), pak pracujete přímo s vlastními daty.</w:t>
      </w:r>
    </w:p>
    <w:p w14:paraId="61D7B546" w14:textId="77777777" w:rsidR="000275A4" w:rsidRDefault="000275A4" w:rsidP="000275A4">
      <w:pPr>
        <w:pStyle w:val="Mjnormaln"/>
        <w:numPr>
          <w:ilvl w:val="0"/>
          <w:numId w:val="3"/>
        </w:numPr>
        <w:jc w:val="both"/>
      </w:pPr>
      <w:r>
        <w:t>Ikona je jen „</w:t>
      </w:r>
      <w:r>
        <w:rPr>
          <w:b/>
        </w:rPr>
        <w:t>ukazatelem</w:t>
      </w:r>
      <w:r>
        <w:t xml:space="preserve">“ k vlastním datům. Této ikoně se říká </w:t>
      </w:r>
      <w:r>
        <w:rPr>
          <w:b/>
        </w:rPr>
        <w:t>Zástupce</w:t>
      </w:r>
      <w:r>
        <w:t>, a při práci s ním  nejsou vlastní data nijak ovlivněna.</w:t>
      </w:r>
    </w:p>
    <w:p w14:paraId="2B522B14" w14:textId="77777777" w:rsidR="000275A4" w:rsidRDefault="000275A4" w:rsidP="000275A4">
      <w:pPr>
        <w:pStyle w:val="bn"/>
      </w:pPr>
      <w:r>
        <w:t>Tyto dva druhy ikon jsou navzájem velmi podobné; ikona zástupce má v levém dolním rohu malou zahnutou šipku. Tento fakt je uveden také v názvu ikony.</w:t>
      </w:r>
    </w:p>
    <w:p w14:paraId="0A4B6048" w14:textId="77777777" w:rsidR="000275A4" w:rsidRDefault="000275A4" w:rsidP="000275A4">
      <w:pPr>
        <w:pStyle w:val="bn"/>
      </w:pPr>
      <w:r>
        <w:t>Pracovní plocha může obsahovat desítky ikon různých typů, nicméně o základních typech je třeba se zmínit.</w:t>
      </w:r>
    </w:p>
    <w:p w14:paraId="08B95E9C" w14:textId="77777777" w:rsidR="000275A4" w:rsidRDefault="000275A4" w:rsidP="000275A4">
      <w:pPr>
        <w:pStyle w:val="bn"/>
      </w:pPr>
    </w:p>
    <w:p w14:paraId="4A6F3FD8" w14:textId="77777777" w:rsidR="000275A4" w:rsidRDefault="000275A4" w:rsidP="000275A4">
      <w:pPr>
        <w:pStyle w:val="bn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9EAFF4" wp14:editId="15D11336">
            <wp:simplePos x="0" y="0"/>
            <wp:positionH relativeFrom="column">
              <wp:posOffset>2124075</wp:posOffset>
            </wp:positionH>
            <wp:positionV relativeFrom="paragraph">
              <wp:posOffset>-250190</wp:posOffset>
            </wp:positionV>
            <wp:extent cx="1333500" cy="781050"/>
            <wp:effectExtent l="19050" t="0" r="0" b="0"/>
            <wp:wrapSquare wrapText="bothSides"/>
            <wp:docPr id="7" name="obrázek 7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7"/>
                    <pic:cNvPicPr>
                      <a:picLocks noChangeAspect="1" noChangeArrowheads="1" noCrop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8F10BA6" w14:textId="77777777" w:rsidR="000275A4" w:rsidRDefault="000275A4" w:rsidP="000275A4">
      <w:pPr>
        <w:pStyle w:val="bn"/>
      </w:pPr>
    </w:p>
    <w:p w14:paraId="4258B266" w14:textId="77777777" w:rsidR="000275A4" w:rsidRDefault="000275A4" w:rsidP="000275A4">
      <w:pPr>
        <w:pStyle w:val="bn"/>
      </w:pPr>
    </w:p>
    <w:p w14:paraId="5FC0DDC0" w14:textId="77777777" w:rsidR="000275A4" w:rsidRDefault="000275A4" w:rsidP="000275A4">
      <w:pPr>
        <w:pStyle w:val="Titulek"/>
        <w:jc w:val="center"/>
      </w:pPr>
      <w:bookmarkStart w:id="35" w:name="_Toc121744682"/>
      <w:r>
        <w:t xml:space="preserve">Obr.č. </w:t>
      </w:r>
      <w:r w:rsidR="00FD02CB">
        <w:fldChar w:fldCharType="begin"/>
      </w:r>
      <w:r w:rsidR="00FD02CB">
        <w:instrText xml:space="preserve"> SEQ Obr.č. \* ARABIC </w:instrText>
      </w:r>
      <w:r w:rsidR="00FD02CB">
        <w:fldChar w:fldCharType="separate"/>
      </w:r>
      <w:r>
        <w:rPr>
          <w:noProof/>
        </w:rPr>
        <w:t>3</w:t>
      </w:r>
      <w:r w:rsidR="00FD02CB">
        <w:rPr>
          <w:noProof/>
        </w:rPr>
        <w:fldChar w:fldCharType="end"/>
      </w:r>
      <w:r>
        <w:t xml:space="preserve"> – objekty na pracovní ploše</w:t>
      </w:r>
      <w:bookmarkEnd w:id="35"/>
    </w:p>
    <w:p w14:paraId="050801C5" w14:textId="77777777" w:rsidR="000275A4" w:rsidRDefault="000275A4" w:rsidP="000275A4">
      <w:pPr>
        <w:pStyle w:val="bn"/>
      </w:pPr>
      <w:r>
        <w:rPr>
          <w:b/>
        </w:rPr>
        <w:t>Tento počítač</w:t>
      </w:r>
      <w:r>
        <w:t xml:space="preserve"> - je jedním z mála „povinných“ a neodstranitelných objektů na pracovní ploše. Obsahuje hierarchickou strukturu vašeho počítače (místní a síťové disky, tiskárny, strukturu pracovní plochy).</w:t>
      </w:r>
    </w:p>
    <w:p w14:paraId="1F388F13" w14:textId="77777777" w:rsidR="000275A4" w:rsidRDefault="000275A4" w:rsidP="000275A4">
      <w:pPr>
        <w:pStyle w:val="bn"/>
      </w:pPr>
      <w:r>
        <w:rPr>
          <w:b/>
        </w:rPr>
        <w:lastRenderedPageBreak/>
        <w:t>Okolní počítače</w:t>
      </w:r>
      <w:r>
        <w:t xml:space="preserve"> - další povinná ikona, umožňující pracovat v síti.</w:t>
      </w:r>
    </w:p>
    <w:p w14:paraId="57D5A1B2" w14:textId="77777777" w:rsidR="000275A4" w:rsidRDefault="000275A4" w:rsidP="000275A4">
      <w:pPr>
        <w:pStyle w:val="bn"/>
      </w:pPr>
      <w:r>
        <w:rPr>
          <w:b/>
        </w:rPr>
        <w:t>Koš</w:t>
      </w:r>
      <w:r>
        <w:t xml:space="preserve"> - rovněž povinný objekt na pracovní ploše. Výhoda koše spočívá v tom, že cokoliv vymažete (pozor, toto platí jen pro systémový disk, tj. disk na kterém se nachází složka s operačním systémem </w:t>
      </w:r>
      <w:r>
        <w:rPr>
          <w:i/>
        </w:rPr>
        <w:t>Windows 95</w:t>
      </w:r>
      <w:r>
        <w:t xml:space="preserve">!), se „odhodí“ do koše; pokud koš „nevysypete“, nic se z něho neztratí a když je zapotřebí, je možné vymazané soubory opět z koše nepoškozené vyjmout. </w:t>
      </w:r>
    </w:p>
    <w:p w14:paraId="39A902AE" w14:textId="77777777" w:rsidR="000275A4" w:rsidRDefault="000275A4" w:rsidP="000275A4">
      <w:pPr>
        <w:pStyle w:val="bn"/>
      </w:pPr>
      <w:r>
        <w:rPr>
          <w:b/>
        </w:rPr>
        <w:t>Složky</w:t>
      </w:r>
      <w:r>
        <w:t xml:space="preserve"> - jsou žluté ležaté obdélníčky - opět se může jednat o složky ležící na pracovní ploše nebo o zástupce k nim vedoucí. Při manipulaci se složkou manipulujete rovněž s celým jejím obsahem.</w:t>
      </w:r>
    </w:p>
    <w:p w14:paraId="23D89EF6" w14:textId="77777777" w:rsidR="000275A4" w:rsidRDefault="000275A4" w:rsidP="000275A4">
      <w:pPr>
        <w:pStyle w:val="bn"/>
      </w:pPr>
      <w:r>
        <w:rPr>
          <w:b/>
        </w:rPr>
        <w:t>Ikony dokumentů</w:t>
      </w:r>
      <w:r>
        <w:t xml:space="preserve"> - mají obvykle tvar listu papíru mající zahnutý pravý horní roh.</w:t>
      </w:r>
    </w:p>
    <w:p w14:paraId="4856FD5D" w14:textId="77777777" w:rsidR="000275A4" w:rsidRDefault="000275A4" w:rsidP="000275A4">
      <w:pPr>
        <w:pStyle w:val="bn"/>
      </w:pPr>
      <w:r>
        <w:rPr>
          <w:b/>
        </w:rPr>
        <w:t>The Microsoft Network</w:t>
      </w:r>
      <w:r>
        <w:t xml:space="preserve"> - ikona zpřístupňuje stejnojmennou elektronickou službu, pomocí níž je možné komunikovat po telefonních linkách (obdoba Internetu).</w:t>
      </w:r>
    </w:p>
    <w:p w14:paraId="4C42A2E4" w14:textId="77777777" w:rsidR="000275A4" w:rsidRDefault="000275A4" w:rsidP="000275A4">
      <w:pPr>
        <w:pStyle w:val="bn"/>
      </w:pPr>
      <w:r>
        <w:rPr>
          <w:b/>
        </w:rPr>
        <w:t>Doručená pošta</w:t>
      </w:r>
      <w:r w:rsidR="00FC51A4">
        <w:rPr>
          <w:rStyle w:val="Znakapoznpodarou"/>
          <w:b/>
        </w:rPr>
        <w:footnoteReference w:id="1"/>
      </w:r>
      <w:r>
        <w:t xml:space="preserve"> - tato ikona spouští program </w:t>
      </w:r>
      <w:r>
        <w:rPr>
          <w:b/>
        </w:rPr>
        <w:t>Microsoft Exchange</w:t>
      </w:r>
      <w:r>
        <w:t>, což je program pro obsluhu elektronické pošty v lokální i vzdálené síti.</w:t>
      </w:r>
    </w:p>
    <w:p w14:paraId="336FD0F5" w14:textId="77777777" w:rsidR="000275A4" w:rsidRDefault="000275A4" w:rsidP="000275A4">
      <w:pPr>
        <w:pStyle w:val="bn"/>
      </w:pPr>
      <w:r>
        <w:rPr>
          <w:b/>
        </w:rPr>
        <w:t>Aktovka</w:t>
      </w:r>
      <w:r>
        <w:t xml:space="preserve"> - reprezentuje aplikaci, která umožňuje jakousi „synchronizaci“ dokumentů na dvou počítačích, typicky na stabilně umístěném počítači a notebooku. Aktovka plní úlohu tašky, ve které se dokumenty určené pro synchronizaci přenášejí, současně s „připomínátkem“, které vede přesnou registraci o verzích zpracovávaných dokumentů a umožňuje jejich obnovení, tj. chronizaci.</w:t>
      </w:r>
    </w:p>
    <w:p w14:paraId="63B00F75" w14:textId="77777777" w:rsidR="000275A4" w:rsidRDefault="000275A4" w:rsidP="000275A4">
      <w:pPr>
        <w:pStyle w:val="Nadpis3"/>
      </w:pPr>
      <w:bookmarkStart w:id="36" w:name="_Toc371134520"/>
      <w:bookmarkStart w:id="37" w:name="_Toc121292815"/>
      <w:bookmarkStart w:id="38" w:name="_Toc121293731"/>
      <w:r>
        <w:t>Jména objektů</w:t>
      </w:r>
      <w:bookmarkEnd w:id="36"/>
      <w:bookmarkEnd w:id="37"/>
      <w:bookmarkEnd w:id="38"/>
    </w:p>
    <w:p w14:paraId="744DEE24" w14:textId="77777777" w:rsidR="000275A4" w:rsidRDefault="000275A4" w:rsidP="000275A4">
      <w:pPr>
        <w:pStyle w:val="bn"/>
      </w:pPr>
      <w:r>
        <w:t xml:space="preserve">Objekty jsou ve </w:t>
      </w:r>
      <w:r>
        <w:rPr>
          <w:i/>
        </w:rPr>
        <w:t>Windows 95</w:t>
      </w:r>
      <w:r>
        <w:t xml:space="preserve"> reprezentovány obrázkem (ikonou) a svým jménem. Z těchto dvou reprezentací je důležitější </w:t>
      </w:r>
      <w:r>
        <w:rPr>
          <w:b/>
        </w:rPr>
        <w:t>jméno</w:t>
      </w:r>
      <w:r>
        <w:t xml:space="preserve"> </w:t>
      </w:r>
      <w:r>
        <w:rPr>
          <w:b/>
        </w:rPr>
        <w:t>objektu</w:t>
      </w:r>
      <w:r>
        <w:t>, neboť až z něj systém odvodí a vygeneruje obrázek (ikonku); ten slouží pouze k snadnému nalezení a rozpoznání.</w:t>
      </w:r>
    </w:p>
    <w:p w14:paraId="6CB5D7D5" w14:textId="77777777" w:rsidR="000275A4" w:rsidRDefault="000275A4" w:rsidP="000275A4">
      <w:pPr>
        <w:pStyle w:val="bn"/>
        <w:rPr>
          <w:b/>
        </w:rPr>
      </w:pPr>
      <w:r>
        <w:t xml:space="preserve">Jména objektů ve Windows 95 mohou mít až 255 znaků, mohou obsahovat mezery a diakritiku. Ve jménu objektů se nesmí vyskytovat tyto znaky: </w:t>
      </w:r>
      <w:r>
        <w:rPr>
          <w:b/>
        </w:rPr>
        <w:t>\</w:t>
      </w:r>
      <w:r>
        <w:rPr>
          <w:b/>
        </w:rPr>
        <w:tab/>
      </w:r>
      <w:r>
        <w:rPr>
          <w:b/>
        </w:rPr>
        <w:tab/>
        <w:t>~</w:t>
      </w:r>
      <w:r>
        <w:rPr>
          <w:b/>
        </w:rPr>
        <w:tab/>
        <w:t>?</w:t>
      </w:r>
      <w:r>
        <w:rPr>
          <w:b/>
        </w:rPr>
        <w:tab/>
        <w:t>:</w:t>
      </w:r>
      <w:r>
        <w:rPr>
          <w:b/>
        </w:rPr>
        <w:tab/>
        <w:t>*</w:t>
      </w:r>
      <w:r>
        <w:rPr>
          <w:b/>
        </w:rPr>
        <w:tab/>
        <w:t>„</w:t>
      </w:r>
      <w:r>
        <w:rPr>
          <w:b/>
        </w:rPr>
        <w:tab/>
        <w:t>“</w:t>
      </w:r>
      <w:r>
        <w:rPr>
          <w:b/>
        </w:rPr>
        <w:tab/>
      </w:r>
      <w:r>
        <w:rPr>
          <w:b/>
        </w:rPr>
        <w:sym w:font="Symbol" w:char="F03C"/>
      </w:r>
      <w:r>
        <w:rPr>
          <w:b/>
        </w:rPr>
        <w:tab/>
      </w:r>
      <w:r>
        <w:rPr>
          <w:b/>
        </w:rPr>
        <w:sym w:font="Symbol" w:char="F03E"/>
      </w:r>
      <w:r>
        <w:rPr>
          <w:b/>
        </w:rPr>
        <w:tab/>
        <w:t>|</w:t>
      </w:r>
    </w:p>
    <w:p w14:paraId="1725F0DB" w14:textId="77777777" w:rsidR="000275A4" w:rsidRDefault="000275A4" w:rsidP="000275A4">
      <w:pPr>
        <w:pStyle w:val="Nadpis3"/>
      </w:pPr>
      <w:bookmarkStart w:id="39" w:name="_Toc371134523"/>
      <w:bookmarkStart w:id="40" w:name="_Toc121292816"/>
      <w:bookmarkStart w:id="41" w:name="_Toc121293732"/>
      <w:r>
        <w:t>Vlastnosti</w:t>
      </w:r>
      <w:bookmarkEnd w:id="39"/>
      <w:bookmarkEnd w:id="40"/>
      <w:bookmarkEnd w:id="41"/>
      <w:r w:rsidR="00FC51A4">
        <w:rPr>
          <w:rStyle w:val="Znakapoznpodarou"/>
        </w:rPr>
        <w:footnoteReference w:id="2"/>
      </w:r>
    </w:p>
    <w:p w14:paraId="2595B962" w14:textId="77777777" w:rsidR="000275A4" w:rsidRDefault="000275A4" w:rsidP="000275A4">
      <w:pPr>
        <w:pStyle w:val="bn"/>
      </w:pPr>
      <w:r>
        <w:t xml:space="preserve">Tento příkaz zobrazuje </w:t>
      </w:r>
      <w:r>
        <w:rPr>
          <w:b/>
        </w:rPr>
        <w:t>základní vlastnosti</w:t>
      </w:r>
      <w:r>
        <w:t xml:space="preserve"> každého vybraného objektu, přičemž u některých objektů je umožňuje i měnit. Je vyvolán dialogový panel s několika záložkami, jehož vzhled se mění s typem souboru na který je aplikován. Dále budou uvedeny panely pro nejčastěji používané typy souborů.</w:t>
      </w:r>
    </w:p>
    <w:p w14:paraId="7BF5A470" w14:textId="77777777" w:rsidR="000275A4" w:rsidRDefault="000275A4" w:rsidP="000275A4">
      <w:pPr>
        <w:pStyle w:val="Nadpis2"/>
      </w:pPr>
      <w:bookmarkStart w:id="42" w:name="_Toc349615413"/>
      <w:bookmarkStart w:id="43" w:name="_Toc349615671"/>
      <w:bookmarkStart w:id="44" w:name="_Toc371134524"/>
      <w:bookmarkStart w:id="45" w:name="_Toc121292817"/>
      <w:bookmarkStart w:id="46" w:name="_Toc121293733"/>
      <w:r>
        <w:t>Okn</w:t>
      </w:r>
      <w:bookmarkEnd w:id="42"/>
      <w:bookmarkEnd w:id="43"/>
      <w:r>
        <w:t>a</w:t>
      </w:r>
      <w:bookmarkEnd w:id="44"/>
      <w:bookmarkEnd w:id="45"/>
      <w:bookmarkEnd w:id="46"/>
    </w:p>
    <w:p w14:paraId="19B2539A" w14:textId="77777777" w:rsidR="000275A4" w:rsidRDefault="000275A4" w:rsidP="000275A4">
      <w:pPr>
        <w:pStyle w:val="bn"/>
      </w:pPr>
      <w:r>
        <w:t xml:space="preserve">Při práci s </w:t>
      </w:r>
      <w:r>
        <w:rPr>
          <w:i/>
        </w:rPr>
        <w:t>Windows 95</w:t>
      </w:r>
      <w:r>
        <w:t xml:space="preserve"> se používají tzv. </w:t>
      </w:r>
      <w:r>
        <w:rPr>
          <w:b/>
        </w:rPr>
        <w:t>okna</w:t>
      </w:r>
      <w:r>
        <w:t>. Okno je obdélník, který „obsahuje“ spuštěný program.</w:t>
      </w:r>
    </w:p>
    <w:p w14:paraId="693DF89C" w14:textId="77777777" w:rsidR="000275A4" w:rsidRDefault="000275A4" w:rsidP="000275A4">
      <w:pPr>
        <w:pStyle w:val="bn"/>
      </w:pPr>
      <w:r>
        <w:t xml:space="preserve">Okna ve </w:t>
      </w:r>
      <w:r>
        <w:rPr>
          <w:i/>
        </w:rPr>
        <w:t>Windows 95</w:t>
      </w:r>
      <w:r>
        <w:t xml:space="preserve"> mají tyto vlastnosti:</w:t>
      </w:r>
    </w:p>
    <w:p w14:paraId="09776552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  <w:rPr>
          <w:b w:val="0"/>
        </w:rPr>
      </w:pPr>
      <w:r>
        <w:rPr>
          <w:b w:val="0"/>
        </w:rPr>
        <w:t>na obrazovce může být libovolný počet oken,</w:t>
      </w:r>
    </w:p>
    <w:p w14:paraId="4476BCCD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  <w:rPr>
          <w:b w:val="0"/>
        </w:rPr>
      </w:pPr>
      <w:r>
        <w:rPr>
          <w:b w:val="0"/>
        </w:rPr>
        <w:t>velikost oken lze měnit,</w:t>
      </w:r>
    </w:p>
    <w:p w14:paraId="1A35DF4A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  <w:rPr>
          <w:b w:val="0"/>
        </w:rPr>
      </w:pPr>
      <w:r>
        <w:rPr>
          <w:b w:val="0"/>
        </w:rPr>
        <w:t>okna se mohou překrývat; vždy jedno okno je aktivní, umístěné „nahoře“,</w:t>
      </w:r>
    </w:p>
    <w:p w14:paraId="1FC3D30E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rPr>
          <w:b w:val="0"/>
        </w:rPr>
        <w:t>mezi jednotlivými okny se lze přepínat a to buď klepnutím do prostoru okna, nebo</w:t>
      </w:r>
      <w:r>
        <w:t xml:space="preserve"> </w:t>
      </w:r>
      <w:r>
        <w:rPr>
          <w:b w:val="0"/>
        </w:rPr>
        <w:t>stisknutím</w:t>
      </w:r>
      <w:r>
        <w:t xml:space="preserve"> odpovídajícího tlačítka v </w:t>
      </w:r>
      <w:r>
        <w:rPr>
          <w:b w:val="0"/>
        </w:rPr>
        <w:t>Hlavním panelu</w:t>
      </w:r>
      <w:r>
        <w:t>,</w:t>
      </w:r>
    </w:p>
    <w:p w14:paraId="36848A44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 xml:space="preserve">okna lze </w:t>
      </w:r>
      <w:r>
        <w:rPr>
          <w:b w:val="0"/>
        </w:rPr>
        <w:t xml:space="preserve">minimalizovat </w:t>
      </w:r>
      <w:r>
        <w:t xml:space="preserve">do tlačítka v Hlavním panelu nebo naopak </w:t>
      </w:r>
      <w:r>
        <w:rPr>
          <w:b w:val="0"/>
        </w:rPr>
        <w:t>maximalizovat</w:t>
      </w:r>
      <w:r>
        <w:t xml:space="preserve"> - roztáhnout je přes celou obrazovku,</w:t>
      </w:r>
    </w:p>
    <w:p w14:paraId="15B925CD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mezi okny lze snadno přemísťovat data.</w:t>
      </w:r>
    </w:p>
    <w:p w14:paraId="7AEBEDCE" w14:textId="77777777" w:rsidR="000275A4" w:rsidRDefault="000275A4" w:rsidP="000275A4">
      <w:pPr>
        <w:pStyle w:val="bn"/>
      </w:pPr>
      <w:r>
        <w:t xml:space="preserve">Velkou výhodou těchto oken je, že se všechna v podstatě </w:t>
      </w:r>
      <w:r>
        <w:rPr>
          <w:b/>
        </w:rPr>
        <w:t>ovládají stejně</w:t>
      </w:r>
      <w:r>
        <w:t xml:space="preserve">.  Každé takové okno má </w:t>
      </w:r>
      <w:r>
        <w:rPr>
          <w:b/>
        </w:rPr>
        <w:t xml:space="preserve">záhlaví </w:t>
      </w:r>
      <w:r>
        <w:t xml:space="preserve">(někdy také nazývané </w:t>
      </w:r>
      <w:r>
        <w:rPr>
          <w:b/>
        </w:rPr>
        <w:t>titulní lišta</w:t>
      </w:r>
      <w:r>
        <w:t xml:space="preserve">), ve kterém je uveden název okna, resp. činnosti, která v okně právě probíhá. V levé části záhlaví se nachází </w:t>
      </w:r>
      <w:r>
        <w:rPr>
          <w:b/>
        </w:rPr>
        <w:t>systémová ikona</w:t>
      </w:r>
      <w:r>
        <w:t xml:space="preserve">. Klepnete-li na ni myší, rozvine se roletka s příkazy, které slouží k práci s oknem. Tato ikona má symbol, který vystihuje aplikaci, která v okně běží. </w:t>
      </w:r>
    </w:p>
    <w:p w14:paraId="480EEADA" w14:textId="77777777" w:rsidR="000275A4" w:rsidRDefault="000275A4" w:rsidP="000275A4">
      <w:pPr>
        <w:pStyle w:val="Nadpis3"/>
      </w:pPr>
      <w:bookmarkStart w:id="47" w:name="_Toc371134525"/>
      <w:bookmarkStart w:id="48" w:name="_Toc121292818"/>
      <w:bookmarkStart w:id="49" w:name="_Toc121293734"/>
      <w:r>
        <w:t>Přepínání mezi okny</w:t>
      </w:r>
      <w:bookmarkEnd w:id="47"/>
      <w:bookmarkEnd w:id="48"/>
      <w:bookmarkEnd w:id="49"/>
    </w:p>
    <w:p w14:paraId="7F548023" w14:textId="77777777" w:rsidR="000275A4" w:rsidRDefault="000275A4" w:rsidP="000275A4">
      <w:pPr>
        <w:pStyle w:val="bn"/>
      </w:pPr>
      <w:r>
        <w:t xml:space="preserve">Při práci ve </w:t>
      </w:r>
      <w:r>
        <w:rPr>
          <w:i/>
        </w:rPr>
        <w:t>Windows 95</w:t>
      </w:r>
      <w:r>
        <w:t xml:space="preserve"> může být otevřeno více oken najednou, přičemž uživatel může střídat práci mezi nimi tak, že nemusí jeden program ukončit aby mohl začít pracovat v druhém. </w:t>
      </w:r>
    </w:p>
    <w:p w14:paraId="67C4C1D6" w14:textId="77777777" w:rsidR="000275A4" w:rsidRDefault="000275A4" w:rsidP="000275A4">
      <w:pPr>
        <w:pStyle w:val="bn"/>
      </w:pPr>
      <w:r>
        <w:t>Mezi těmito běžícími programy - a tedy i okny -  se lze přepínat takto:</w:t>
      </w:r>
    </w:p>
    <w:p w14:paraId="024D2A27" w14:textId="77777777" w:rsidR="000275A4" w:rsidRDefault="000275A4" w:rsidP="000275A4">
      <w:pPr>
        <w:numPr>
          <w:ilvl w:val="0"/>
          <w:numId w:val="1"/>
        </w:numPr>
        <w:jc w:val="both"/>
      </w:pPr>
      <w:r>
        <w:t>klepnutím na tlačítko v Hlavním panelu - okno s tímto programem se umístí do popředí,</w:t>
      </w:r>
    </w:p>
    <w:p w14:paraId="6556D3DC" w14:textId="77777777" w:rsidR="000275A4" w:rsidRDefault="000275A4" w:rsidP="000275A4">
      <w:pPr>
        <w:numPr>
          <w:ilvl w:val="0"/>
          <w:numId w:val="1"/>
        </w:numPr>
        <w:jc w:val="both"/>
      </w:pPr>
      <w:r>
        <w:lastRenderedPageBreak/>
        <w:t>klepnutím přímo na okno, které je alespoň částečně vidět na obrazovce - okno se stane aktivním a překryje (třeba i jen částečně) okno které bylo aktivní předtím,</w:t>
      </w:r>
    </w:p>
    <w:p w14:paraId="4F0A99E2" w14:textId="77777777" w:rsidR="000275A4" w:rsidRDefault="000275A4" w:rsidP="000275A4">
      <w:pPr>
        <w:numPr>
          <w:ilvl w:val="0"/>
          <w:numId w:val="1"/>
        </w:numPr>
        <w:jc w:val="both"/>
      </w:pPr>
      <w:r>
        <w:t xml:space="preserve">pomocí kláves </w:t>
      </w:r>
      <w:r>
        <w:rPr>
          <w:b/>
        </w:rPr>
        <w:t>Alt+Tab</w:t>
      </w:r>
      <w:r>
        <w:t xml:space="preserve">. Stisknete-li nejdříve </w:t>
      </w:r>
      <w:r>
        <w:rPr>
          <w:b/>
        </w:rPr>
        <w:t>Alt</w:t>
      </w:r>
      <w:r>
        <w:t xml:space="preserve">  a poté </w:t>
      </w:r>
      <w:r>
        <w:rPr>
          <w:b/>
        </w:rPr>
        <w:t>Tab</w:t>
      </w:r>
      <w:r>
        <w:t xml:space="preserve">, objeví se uprostřed obrazovky panel se seznamem spuštěných úloh. Opakovaným stiskem klávesy </w:t>
      </w:r>
      <w:r>
        <w:rPr>
          <w:b/>
        </w:rPr>
        <w:t>Tab</w:t>
      </w:r>
      <w:r>
        <w:t xml:space="preserve"> při neustále </w:t>
      </w:r>
      <w:r>
        <w:rPr>
          <w:b/>
        </w:rPr>
        <w:t>stisknuté</w:t>
      </w:r>
      <w:r>
        <w:t xml:space="preserve"> klávese </w:t>
      </w:r>
      <w:r>
        <w:rPr>
          <w:b/>
        </w:rPr>
        <w:t>Alt</w:t>
      </w:r>
      <w:r>
        <w:t xml:space="preserve"> se objevuje postupně okolo symbolů běžících úloh obdélník - po uvolnění obou kláves se tato úloha orámovaná obdélníkem stane aktivní,</w:t>
      </w:r>
    </w:p>
    <w:p w14:paraId="64BE405A" w14:textId="77777777" w:rsidR="000275A4" w:rsidRDefault="000275A4" w:rsidP="000275A4">
      <w:pPr>
        <w:numPr>
          <w:ilvl w:val="0"/>
          <w:numId w:val="1"/>
        </w:numPr>
        <w:jc w:val="both"/>
      </w:pPr>
      <w:r>
        <w:t xml:space="preserve">kombinace </w:t>
      </w:r>
      <w:r>
        <w:rPr>
          <w:b/>
        </w:rPr>
        <w:t>Alt+Esc</w:t>
      </w:r>
      <w:r>
        <w:t xml:space="preserve"> přepíná okamžitě mezi aktivními okny,</w:t>
      </w:r>
    </w:p>
    <w:p w14:paraId="71B7A0F2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 xml:space="preserve">Ctrl+F6 </w:t>
      </w:r>
      <w:r>
        <w:t>postupně přepíná mezi aktivními dokumenty jednoho programu.</w:t>
      </w:r>
    </w:p>
    <w:p w14:paraId="2CA66577" w14:textId="77777777" w:rsidR="000275A4" w:rsidRDefault="000275A4" w:rsidP="000275A4">
      <w:pPr>
        <w:pStyle w:val="Nadpis2"/>
      </w:pPr>
      <w:bookmarkStart w:id="50" w:name="_Toc371134528"/>
      <w:bookmarkStart w:id="51" w:name="_Toc121292819"/>
      <w:bookmarkStart w:id="52" w:name="_Toc121293735"/>
      <w:r>
        <w:t>Hlavní panel</w:t>
      </w:r>
      <w:bookmarkEnd w:id="50"/>
      <w:bookmarkEnd w:id="51"/>
      <w:bookmarkEnd w:id="52"/>
    </w:p>
    <w:p w14:paraId="068F6252" w14:textId="77777777" w:rsidR="000275A4" w:rsidRDefault="000275A4" w:rsidP="000275A4">
      <w:pPr>
        <w:pStyle w:val="bn"/>
      </w:pPr>
      <w:r>
        <w:rPr>
          <w:b/>
        </w:rPr>
        <w:t>Hlavní panel</w:t>
      </w:r>
      <w:r>
        <w:t xml:space="preserve"> je důležitý, stále dostupný prvek </w:t>
      </w:r>
      <w:r>
        <w:rPr>
          <w:i/>
        </w:rPr>
        <w:t>Windows 95,</w:t>
      </w:r>
      <w:r>
        <w:t xml:space="preserve"> pomocí kterého máte vždy kompletní přístup ke všem programům, dokumentům a  funkcím, které </w:t>
      </w:r>
      <w:r>
        <w:rPr>
          <w:i/>
        </w:rPr>
        <w:t>Windows 95</w:t>
      </w:r>
      <w:r>
        <w:t xml:space="preserve"> obsahují.</w:t>
      </w:r>
    </w:p>
    <w:p w14:paraId="45BBA055" w14:textId="77777777" w:rsidR="000275A4" w:rsidRDefault="000275A4" w:rsidP="000275A4">
      <w:pPr>
        <w:pStyle w:val="bn"/>
      </w:pPr>
      <w:r>
        <w:t>Hlavní panel plní dvě důležité funkce:</w:t>
      </w:r>
    </w:p>
    <w:p w14:paraId="4A02ADBA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informační</w:t>
      </w:r>
    </w:p>
    <w:p w14:paraId="63CF9208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přepínací.</w:t>
      </w:r>
    </w:p>
    <w:p w14:paraId="2D223877" w14:textId="77777777" w:rsidR="000275A4" w:rsidRDefault="000275A4" w:rsidP="000275A4">
      <w:pPr>
        <w:pStyle w:val="bn"/>
      </w:pPr>
      <w:r>
        <w:t>Do hlavního panelu se „uklízejí“ všechna minimalizovaná okna nebo aplikace v podobě tlačítek se jménem programu a souboru. Pokud s programem pracujete (je aktivní), je toto tlačítko indikováno jako „stisknuté“. Pokud daný program minimalizujete, „schová“ se právě do onoho tlačítka - to se pak zobrazuje jako „nestisknuté“. Klepnutím myší na toto tlačítko pak program opět aktivujete a můžete v něm opět pracovat. V případě, že v Hlavním panelu se nachází více tlačítek, může se stát, že jsou tak malá, že nezobrazí celý název aplikace. V tom případě na něj nastavte kurzor myši, a po chvíli se  v rámečku objeví, co dané tlačítko skrývá“.</w:t>
      </w:r>
    </w:p>
    <w:p w14:paraId="14DCF4DD" w14:textId="77777777" w:rsidR="000275A4" w:rsidRDefault="000275A4" w:rsidP="000275A4">
      <w:pPr>
        <w:pStyle w:val="bn"/>
      </w:pPr>
      <w:r>
        <w:t xml:space="preserve">Zcela vpravo jsou zobrazeny digitální hodiny s aktuálním časem. Pokud „ukážete“ kurzorem myši na ně, objeví se v rámečku kompletní datum. </w:t>
      </w:r>
    </w:p>
    <w:p w14:paraId="7BAA8EA2" w14:textId="77777777" w:rsidR="000275A4" w:rsidRDefault="000275A4" w:rsidP="000275A4">
      <w:pPr>
        <w:pStyle w:val="bn"/>
      </w:pPr>
      <w:r>
        <w:t xml:space="preserve">Nalevo od hodin je inverzně zobrazená zkratka </w:t>
      </w:r>
      <w:r>
        <w:rPr>
          <w:b/>
        </w:rPr>
        <w:t>Cz</w:t>
      </w:r>
      <w:r>
        <w:t>, což značí, že je aktivní česká klávesnice. Současným stiskem kláves levý</w:t>
      </w:r>
      <w:r>
        <w:rPr>
          <w:b/>
        </w:rPr>
        <w:t xml:space="preserve"> Alt</w:t>
      </w:r>
      <w:r>
        <w:t xml:space="preserve"> a pravý </w:t>
      </w:r>
      <w:r>
        <w:rPr>
          <w:b/>
        </w:rPr>
        <w:t>Shift</w:t>
      </w:r>
      <w:r>
        <w:t xml:space="preserve">  se lze přepínat mezi českou klávesnicí (</w:t>
      </w:r>
      <w:r>
        <w:rPr>
          <w:b/>
        </w:rPr>
        <w:t>Cz</w:t>
      </w:r>
      <w:r>
        <w:t>) a anglickou (</w:t>
      </w:r>
      <w:r>
        <w:rPr>
          <w:b/>
        </w:rPr>
        <w:t>En</w:t>
      </w:r>
      <w:r>
        <w:t>). Klepnete-li do zkratky myší, objeví se místní menu v němž lze typ klávesnice přepnout klepnutím do zvolené položky. Aktivní klávesnice je označena trojúhelníčkem.</w:t>
      </w:r>
    </w:p>
    <w:p w14:paraId="592EE093" w14:textId="77777777" w:rsidR="000275A4" w:rsidRDefault="000275A4" w:rsidP="000275A4">
      <w:pPr>
        <w:pStyle w:val="bn"/>
      </w:pPr>
      <w:r>
        <w:t xml:space="preserve">Zcela vlevo se nachází na Hlavním panelu tlačítko </w:t>
      </w:r>
      <w:r>
        <w:rPr>
          <w:b/>
        </w:rPr>
        <w:t>Start</w:t>
      </w:r>
      <w:r>
        <w:t xml:space="preserve">; klepnete-li na něj, rozvine se roletka s položkami. Nastavením kurzoru myši na jakoukoliv položku, se tato zobrazí inverzně. Za názvy některých položek je malá černá šipka (např. položky </w:t>
      </w:r>
      <w:r>
        <w:rPr>
          <w:b/>
        </w:rPr>
        <w:t>Programy</w:t>
      </w:r>
      <w:r>
        <w:t>,</w:t>
      </w:r>
      <w:r>
        <w:rPr>
          <w:b/>
        </w:rPr>
        <w:t xml:space="preserve"> Dokumenty</w:t>
      </w:r>
      <w:r>
        <w:t>,</w:t>
      </w:r>
      <w:r>
        <w:rPr>
          <w:b/>
        </w:rPr>
        <w:t xml:space="preserve"> Nastavení </w:t>
      </w:r>
      <w:r>
        <w:t>a</w:t>
      </w:r>
      <w:r>
        <w:rPr>
          <w:b/>
        </w:rPr>
        <w:t xml:space="preserve"> Hledat)</w:t>
      </w:r>
      <w:r>
        <w:t>, což značí, že pokud na ni nastavíte kurzor myši, automaticky se rozvine vedle ní další nabídka s obsahem oné položky. Položky, které tuto šipku nemají, jsou již aplikacemi nebo soubory (např. </w:t>
      </w:r>
      <w:r>
        <w:rPr>
          <w:b/>
        </w:rPr>
        <w:t>Nápověda</w:t>
      </w:r>
      <w:r>
        <w:t>), a pokud na ně klepnete myší, spustí se již přímo daná aplikace.</w:t>
      </w:r>
    </w:p>
    <w:p w14:paraId="766A4DD4" w14:textId="77777777" w:rsidR="000275A4" w:rsidRDefault="000275A4" w:rsidP="000275A4">
      <w:pPr>
        <w:pStyle w:val="bn"/>
      </w:pPr>
      <w:r>
        <w:t xml:space="preserve">Hlavní panel je konfigurovatelný přes místní menu; v něm vyberte myší položku </w:t>
      </w:r>
      <w:r>
        <w:rPr>
          <w:b/>
        </w:rPr>
        <w:t>Vlastnosti</w:t>
      </w:r>
      <w:r>
        <w:t xml:space="preserve">. Objeví se dialogový panel </w:t>
      </w:r>
      <w:r>
        <w:rPr>
          <w:b/>
        </w:rPr>
        <w:t>Hlavní panel - vlastnosti</w:t>
      </w:r>
      <w:r>
        <w:t>, který obsahuje dvě záložky:</w:t>
      </w:r>
    </w:p>
    <w:p w14:paraId="6738A377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Možnosti hlavního panelu,</w:t>
      </w:r>
    </w:p>
    <w:p w14:paraId="02E40A57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Programy v nabídce Start.</w:t>
      </w:r>
    </w:p>
    <w:p w14:paraId="016D539F" w14:textId="77777777" w:rsidR="000275A4" w:rsidRDefault="000275A4" w:rsidP="000275A4">
      <w:pPr>
        <w:pStyle w:val="Mjnormaln"/>
        <w:spacing w:before="120"/>
        <w:ind w:left="284"/>
        <w:jc w:val="both"/>
        <w:outlineLvl w:val="0"/>
      </w:pPr>
      <w:r>
        <w:t>Záložka</w:t>
      </w:r>
      <w:r>
        <w:rPr>
          <w:b/>
        </w:rPr>
        <w:t xml:space="preserve"> Možnosti hlavního panelu</w:t>
      </w:r>
    </w:p>
    <w:p w14:paraId="5A2DAE17" w14:textId="77777777" w:rsidR="000275A4" w:rsidRDefault="000275A4" w:rsidP="000275A4">
      <w:pPr>
        <w:pStyle w:val="bn"/>
      </w:pPr>
      <w:r>
        <w:t>Tato záložka určuje vzhled Hlavního panelu pomocí těchto voleb:</w:t>
      </w:r>
    </w:p>
    <w:p w14:paraId="257C8317" w14:textId="77777777" w:rsidR="000275A4" w:rsidRDefault="000275A4" w:rsidP="000275A4">
      <w:pPr>
        <w:pStyle w:val="bn"/>
      </w:pPr>
      <w:r>
        <w:rPr>
          <w:b/>
        </w:rPr>
        <w:t>Vždy na vrchu</w:t>
      </w:r>
      <w:r>
        <w:t xml:space="preserve"> - bude-li tato volba zatržena (aktivní), bude Hlavní panel vždy umístěn nad ostatními otevřenými okny - má tedy prioritní postavení,</w:t>
      </w:r>
    </w:p>
    <w:p w14:paraId="34BDCED1" w14:textId="77777777" w:rsidR="000275A4" w:rsidRDefault="000275A4" w:rsidP="000275A4">
      <w:pPr>
        <w:pStyle w:val="bn"/>
      </w:pPr>
      <w:r>
        <w:rPr>
          <w:b/>
        </w:rPr>
        <w:t>Schovávat</w:t>
      </w:r>
      <w:r>
        <w:t xml:space="preserve"> - je-li položka „zatržena“, Hlavní panel vždy po provedené akci „zmizí“; najedete-li kurzorem myši na místo, kde panel „zmizel“, opět se objeví; umístíte-li kurzor mimo prostor Hlavního  panelu, opět zmizí,</w:t>
      </w:r>
    </w:p>
    <w:p w14:paraId="70B3EA03" w14:textId="77777777" w:rsidR="000275A4" w:rsidRDefault="000275A4" w:rsidP="000275A4">
      <w:pPr>
        <w:pStyle w:val="bn"/>
      </w:pPr>
      <w:r>
        <w:rPr>
          <w:b/>
        </w:rPr>
        <w:t>Malé ikony v nabídce Start</w:t>
      </w:r>
      <w:r>
        <w:t xml:space="preserve"> - zatržením zmenšíte ikony programů a dokumentů v menu </w:t>
      </w:r>
      <w:r>
        <w:rPr>
          <w:b/>
        </w:rPr>
        <w:t>Start</w:t>
      </w:r>
      <w:r>
        <w:t>,</w:t>
      </w:r>
    </w:p>
    <w:p w14:paraId="412556DF" w14:textId="77777777" w:rsidR="000275A4" w:rsidRDefault="000275A4" w:rsidP="000275A4">
      <w:pPr>
        <w:pStyle w:val="bn"/>
      </w:pPr>
      <w:r>
        <w:rPr>
          <w:b/>
        </w:rPr>
        <w:t>Zobrazit hodiny</w:t>
      </w:r>
      <w:r>
        <w:t xml:space="preserve"> - zapíná/vypíná zobrazení hodin v Hlavním panelu.</w:t>
      </w:r>
    </w:p>
    <w:p w14:paraId="50828480" w14:textId="77777777" w:rsidR="000275A4" w:rsidRDefault="000275A4" w:rsidP="000275A4">
      <w:pPr>
        <w:pStyle w:val="bn"/>
      </w:pPr>
      <w:r>
        <w:t xml:space="preserve">Veškeré provedené změny v nastavení se promítají ve vzhledu ilustračního okénka v horní části panelu; tlačítkem </w:t>
      </w:r>
      <w:r>
        <w:rPr>
          <w:b/>
        </w:rPr>
        <w:t xml:space="preserve">OK </w:t>
      </w:r>
      <w:r>
        <w:t xml:space="preserve">změny nastavíte trvale (v „reálu“ si je předběžně můžete prohlédnout pomocí tlačítka </w:t>
      </w:r>
      <w:r>
        <w:rPr>
          <w:b/>
        </w:rPr>
        <w:t>Použít</w:t>
      </w:r>
      <w:r>
        <w:t xml:space="preserve">). </w:t>
      </w:r>
    </w:p>
    <w:p w14:paraId="3A21F406" w14:textId="77777777" w:rsidR="000275A4" w:rsidRDefault="000275A4" w:rsidP="000275A4">
      <w:pPr>
        <w:pStyle w:val="bn"/>
      </w:pPr>
      <w:r>
        <w:t>Záložka Programy v nabídce Start</w:t>
      </w:r>
    </w:p>
    <w:p w14:paraId="439B55A2" w14:textId="77777777" w:rsidR="000275A4" w:rsidRDefault="000275A4" w:rsidP="000275A4">
      <w:pPr>
        <w:pStyle w:val="bn"/>
      </w:pPr>
      <w:r>
        <w:t xml:space="preserve">Tato záložka řídí vzhled a  uspořádání menu, které se vysunuje po stisku tlačítka </w:t>
      </w:r>
      <w:r>
        <w:rPr>
          <w:b/>
        </w:rPr>
        <w:t>Start</w:t>
      </w:r>
      <w:r>
        <w:t xml:space="preserve">. Menu Start má stromovou strukturu - z jednoho menu lze vyvolávat další, zanořená menu, až se dostanete ke </w:t>
      </w:r>
      <w:r>
        <w:lastRenderedPageBreak/>
        <w:t xml:space="preserve">konkrétní hledané položce. Pomocí tlačítek v sekci </w:t>
      </w:r>
      <w:r>
        <w:rPr>
          <w:b/>
        </w:rPr>
        <w:t>Upravit nabídku Start</w:t>
      </w:r>
      <w:r>
        <w:t xml:space="preserve"> lze tuto stromovou strukturu upravovat:</w:t>
      </w:r>
    </w:p>
    <w:tbl>
      <w:tblPr>
        <w:tblW w:w="0" w:type="auto"/>
        <w:tblInd w:w="3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7157"/>
      </w:tblGrid>
      <w:tr w:rsidR="000275A4" w14:paraId="413CF0C4" w14:textId="77777777" w:rsidTr="00AE4661">
        <w:tc>
          <w:tcPr>
            <w:tcW w:w="1701" w:type="dxa"/>
          </w:tcPr>
          <w:p w14:paraId="3930FE52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Přidat...</w:t>
            </w:r>
          </w:p>
        </w:tc>
        <w:tc>
          <w:tcPr>
            <w:tcW w:w="7157" w:type="dxa"/>
          </w:tcPr>
          <w:p w14:paraId="27995ACB" w14:textId="77777777" w:rsidR="000275A4" w:rsidRDefault="000275A4" w:rsidP="00AE4661">
            <w:pPr>
              <w:pStyle w:val="bn"/>
            </w:pPr>
            <w:r>
              <w:t>přidává nové položky (programy, dokumenty) do struktury menu Start,</w:t>
            </w:r>
          </w:p>
        </w:tc>
      </w:tr>
      <w:tr w:rsidR="000275A4" w14:paraId="2A4CBF14" w14:textId="77777777" w:rsidTr="00AE4661">
        <w:tc>
          <w:tcPr>
            <w:tcW w:w="1701" w:type="dxa"/>
          </w:tcPr>
          <w:p w14:paraId="59ED72EE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Odebrat...</w:t>
            </w:r>
          </w:p>
        </w:tc>
        <w:tc>
          <w:tcPr>
            <w:tcW w:w="7157" w:type="dxa"/>
          </w:tcPr>
          <w:p w14:paraId="055F0B9A" w14:textId="77777777" w:rsidR="000275A4" w:rsidRDefault="000275A4" w:rsidP="00AE4661">
            <w:pPr>
              <w:pStyle w:val="bn"/>
            </w:pPr>
            <w:r>
              <w:t>umožňuje rušit položky menu Start,</w:t>
            </w:r>
          </w:p>
        </w:tc>
      </w:tr>
      <w:tr w:rsidR="000275A4" w14:paraId="7C7EC7D6" w14:textId="77777777" w:rsidTr="00AE4661">
        <w:tc>
          <w:tcPr>
            <w:tcW w:w="1701" w:type="dxa"/>
          </w:tcPr>
          <w:p w14:paraId="5D4B3B94" w14:textId="77777777"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Upřesnit...</w:t>
            </w:r>
          </w:p>
        </w:tc>
        <w:tc>
          <w:tcPr>
            <w:tcW w:w="7157" w:type="dxa"/>
          </w:tcPr>
          <w:p w14:paraId="2A398A63" w14:textId="77777777" w:rsidR="000275A4" w:rsidRDefault="000275A4" w:rsidP="00AE4661">
            <w:pPr>
              <w:pStyle w:val="bn"/>
            </w:pPr>
            <w:r>
              <w:t xml:space="preserve">umožňuje všestrannou práci s menu Start pomocí tzv. </w:t>
            </w:r>
            <w:r>
              <w:rPr>
                <w:b/>
              </w:rPr>
              <w:t>Průzkumníka Windows</w:t>
            </w:r>
            <w:r>
              <w:t>.</w:t>
            </w:r>
          </w:p>
        </w:tc>
      </w:tr>
    </w:tbl>
    <w:p w14:paraId="26C54EB6" w14:textId="77777777" w:rsidR="000275A4" w:rsidRDefault="000275A4" w:rsidP="000275A4">
      <w:pPr>
        <w:pStyle w:val="Nadpis2"/>
      </w:pPr>
      <w:bookmarkStart w:id="53" w:name="_Toc371134530"/>
      <w:bookmarkStart w:id="54" w:name="_Ref121292709"/>
      <w:bookmarkStart w:id="55" w:name="_Toc121292820"/>
      <w:bookmarkStart w:id="56" w:name="_Toc121293736"/>
      <w:r>
        <w:t>Tlačítko Start</w:t>
      </w:r>
      <w:bookmarkEnd w:id="53"/>
      <w:bookmarkEnd w:id="54"/>
      <w:bookmarkEnd w:id="55"/>
      <w:bookmarkEnd w:id="56"/>
    </w:p>
    <w:p w14:paraId="7A695A3B" w14:textId="77777777" w:rsidR="000275A4" w:rsidRDefault="000275A4" w:rsidP="000275A4">
      <w:pPr>
        <w:pStyle w:val="bn"/>
      </w:pPr>
      <w:r>
        <w:t xml:space="preserve">Tlačítko </w:t>
      </w:r>
      <w:r>
        <w:rPr>
          <w:b/>
        </w:rPr>
        <w:t>Start</w:t>
      </w:r>
      <w:r>
        <w:t xml:space="preserve"> otevírá menu s položkami, které jsou základním výchozím bodem pro práci s </w:t>
      </w:r>
      <w:r>
        <w:rPr>
          <w:i/>
        </w:rPr>
        <w:t>Windows 95</w:t>
      </w:r>
      <w:r>
        <w:t xml:space="preserve"> a jeho programy.</w:t>
      </w:r>
    </w:p>
    <w:p w14:paraId="36B77987" w14:textId="77777777" w:rsidR="000275A4" w:rsidRDefault="000275A4" w:rsidP="000275A4">
      <w:pPr>
        <w:pStyle w:val="bn"/>
      </w:pPr>
      <w:r>
        <w:t xml:space="preserve">Menu </w:t>
      </w:r>
      <w:r>
        <w:rPr>
          <w:b/>
        </w:rPr>
        <w:t xml:space="preserve">Start </w:t>
      </w:r>
      <w:r>
        <w:t>vždy obsahuje těchto sedm položek:</w:t>
      </w:r>
    </w:p>
    <w:p w14:paraId="37BDFFB1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Programy</w:t>
      </w:r>
    </w:p>
    <w:p w14:paraId="0F07065D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Dokumenty</w:t>
      </w:r>
    </w:p>
    <w:p w14:paraId="1B8BE831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Nastavení</w:t>
      </w:r>
    </w:p>
    <w:p w14:paraId="61576170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Hledat</w:t>
      </w:r>
    </w:p>
    <w:p w14:paraId="7041E405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Nápověda</w:t>
      </w:r>
    </w:p>
    <w:p w14:paraId="2AD587F5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Spustit...</w:t>
      </w:r>
    </w:p>
    <w:p w14:paraId="5CCD8A75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Vypnout...</w:t>
      </w:r>
    </w:p>
    <w:p w14:paraId="54459D25" w14:textId="77777777" w:rsidR="000275A4" w:rsidRDefault="000275A4" w:rsidP="000275A4">
      <w:pPr>
        <w:pStyle w:val="bn"/>
      </w:pPr>
      <w:r>
        <w:t>Kromě těchto základních položek, může ještě obsahovat další, uživatelem definované položky.</w:t>
      </w:r>
    </w:p>
    <w:p w14:paraId="0DAA6AD6" w14:textId="77777777" w:rsidR="000275A4" w:rsidRDefault="000275A4" w:rsidP="000275A4">
      <w:pPr>
        <w:pStyle w:val="Nadpis3"/>
      </w:pPr>
      <w:bookmarkStart w:id="57" w:name="_Toc371134533"/>
      <w:bookmarkStart w:id="58" w:name="_Toc121292821"/>
      <w:bookmarkStart w:id="59" w:name="_Toc121293737"/>
      <w:commentRangeStart w:id="60"/>
      <w:r>
        <w:t>Dokumenty</w:t>
      </w:r>
      <w:bookmarkEnd w:id="57"/>
      <w:bookmarkEnd w:id="58"/>
      <w:bookmarkEnd w:id="59"/>
      <w:commentRangeEnd w:id="60"/>
      <w:r w:rsidR="00073E7A">
        <w:rPr>
          <w:rStyle w:val="Odkaznakoment"/>
          <w:b w:val="0"/>
        </w:rPr>
        <w:commentReference w:id="60"/>
      </w:r>
    </w:p>
    <w:p w14:paraId="5DD157C7" w14:textId="77777777" w:rsidR="000275A4" w:rsidRDefault="000275A4" w:rsidP="000275A4">
      <w:pPr>
        <w:pStyle w:val="bn"/>
      </w:pPr>
      <w:r>
        <w:t>Tato položka  poskytuje rychlý přístup k maximálně patnácti dokumentům, se kterými jste naposledy pracovali. Tyto dokumenty jsou seřazeny podle abecedy; vedle dokumentu je malá ikonka aplikace, se kterou je dokument asociován (tj. která se spustí při otevření dokumentu). Může se stát, že příslušný dokument byl vymazán, přesunut nebo přejmenován; v takovém případě se dokument neotevře, a </w:t>
      </w:r>
      <w:r>
        <w:rPr>
          <w:i/>
        </w:rPr>
        <w:t>Windows 95</w:t>
      </w:r>
      <w:r>
        <w:t xml:space="preserve">  se jej snaží najít v jiných složkách.</w:t>
      </w:r>
    </w:p>
    <w:p w14:paraId="4321446F" w14:textId="77777777" w:rsidR="000275A4" w:rsidRDefault="000275A4" w:rsidP="000275A4">
      <w:pPr>
        <w:pStyle w:val="Nadpis3"/>
      </w:pPr>
      <w:bookmarkStart w:id="61" w:name="_Toc371134534"/>
      <w:bookmarkStart w:id="62" w:name="_Toc121292822"/>
      <w:bookmarkStart w:id="63" w:name="_Toc121293738"/>
      <w:r>
        <w:t>Nastavení</w:t>
      </w:r>
      <w:bookmarkEnd w:id="61"/>
      <w:bookmarkEnd w:id="62"/>
      <w:bookmarkEnd w:id="63"/>
    </w:p>
    <w:p w14:paraId="6E4B39AD" w14:textId="77777777" w:rsidR="000275A4" w:rsidRDefault="000275A4" w:rsidP="000275A4">
      <w:pPr>
        <w:pStyle w:val="bn"/>
      </w:pPr>
      <w:r>
        <w:t xml:space="preserve">Tato položka je klíčem ke konfiguraci </w:t>
      </w:r>
      <w:r>
        <w:rPr>
          <w:i/>
        </w:rPr>
        <w:t>Windows 95</w:t>
      </w:r>
      <w:r>
        <w:t>. Po její aktivaci se rozvine další menu s třemi položkami:</w:t>
      </w:r>
    </w:p>
    <w:p w14:paraId="56F09C81" w14:textId="77777777" w:rsidR="000275A4" w:rsidRDefault="000275A4" w:rsidP="000275A4">
      <w:pPr>
        <w:pStyle w:val="Mjnormaln"/>
        <w:numPr>
          <w:ilvl w:val="0"/>
          <w:numId w:val="1"/>
        </w:numPr>
        <w:jc w:val="both"/>
      </w:pPr>
      <w:r>
        <w:rPr>
          <w:b/>
        </w:rPr>
        <w:t>Ovládací panely...</w:t>
      </w:r>
      <w:r>
        <w:t xml:space="preserve"> mají na starosti konfiguraci systému, sítě a periferií. Jsou obdobou </w:t>
      </w:r>
      <w:r>
        <w:rPr>
          <w:b/>
        </w:rPr>
        <w:t>Ovládacího panelu</w:t>
      </w:r>
      <w:r>
        <w:t xml:space="preserve"> v předchozích verzích  Windows.</w:t>
      </w:r>
    </w:p>
    <w:p w14:paraId="67B0E80A" w14:textId="77777777" w:rsidR="000275A4" w:rsidRDefault="000275A4" w:rsidP="000275A4">
      <w:pPr>
        <w:pStyle w:val="Mjnormaln"/>
        <w:numPr>
          <w:ilvl w:val="0"/>
          <w:numId w:val="1"/>
        </w:numPr>
        <w:jc w:val="both"/>
      </w:pPr>
      <w:r>
        <w:rPr>
          <w:b/>
        </w:rPr>
        <w:t>Tiskárny...</w:t>
      </w:r>
      <w:r>
        <w:t xml:space="preserve"> slouží k instalaci a konfiguraci tiskáren. Je vyčleněnou položkou z Ovládacích panelů,</w:t>
      </w:r>
      <w:r>
        <w:rPr>
          <w:b/>
        </w:rPr>
        <w:t xml:space="preserve"> </w:t>
      </w:r>
      <w:r>
        <w:t>takže tiskárny lze instalovat a konfigurovat jak z Ovládacích panelů tak i z položky Tiskárny - na výsledku se to neprojeví.</w:t>
      </w:r>
    </w:p>
    <w:p w14:paraId="08C2A60C" w14:textId="77777777" w:rsidR="000275A4" w:rsidRDefault="000275A4" w:rsidP="000275A4">
      <w:pPr>
        <w:pStyle w:val="Mjnormaln"/>
        <w:numPr>
          <w:ilvl w:val="0"/>
          <w:numId w:val="1"/>
        </w:numPr>
        <w:jc w:val="both"/>
      </w:pPr>
      <w:r>
        <w:rPr>
          <w:b/>
        </w:rPr>
        <w:t>Hlavní panel...</w:t>
      </w:r>
      <w:r>
        <w:t xml:space="preserve"> slouží k práci s uspořádáním Hlavního panelu a menu Start. Tuto položku lze vyvolat příkazem </w:t>
      </w:r>
      <w:r>
        <w:rPr>
          <w:b/>
        </w:rPr>
        <w:t>Vlastnosti</w:t>
      </w:r>
      <w:r>
        <w:t xml:space="preserve">  z kontextového menu - podrobný  popis byl uveden na straně 15 v kapitole 3.4.6.</w:t>
      </w:r>
    </w:p>
    <w:p w14:paraId="2E68C8BE" w14:textId="77777777" w:rsidR="000275A4" w:rsidRDefault="000275A4" w:rsidP="000275A4">
      <w:pPr>
        <w:pStyle w:val="Nadpis3"/>
      </w:pPr>
      <w:bookmarkStart w:id="64" w:name="_Toc371134536"/>
      <w:bookmarkStart w:id="65" w:name="_Toc121292823"/>
      <w:bookmarkStart w:id="66" w:name="_Toc121293739"/>
      <w:r>
        <w:t>Nápověda</w:t>
      </w:r>
      <w:bookmarkEnd w:id="64"/>
      <w:bookmarkEnd w:id="65"/>
      <w:bookmarkEnd w:id="66"/>
    </w:p>
    <w:p w14:paraId="04E9E536" w14:textId="77777777" w:rsidR="000275A4" w:rsidRDefault="000275A4" w:rsidP="000275A4">
      <w:pPr>
        <w:pStyle w:val="bn"/>
      </w:pPr>
      <w:r>
        <w:t xml:space="preserve">Tato položka vyvolá hlavní systém nápovědy </w:t>
      </w:r>
      <w:r>
        <w:rPr>
          <w:i/>
        </w:rPr>
        <w:t>Windows 95</w:t>
      </w:r>
      <w:r>
        <w:t>.</w:t>
      </w:r>
    </w:p>
    <w:p w14:paraId="1C0B0756" w14:textId="77777777" w:rsidR="000275A4" w:rsidRDefault="000275A4" w:rsidP="000275A4">
      <w:pPr>
        <w:pStyle w:val="bn"/>
      </w:pPr>
      <w:r>
        <w:t xml:space="preserve">Jde o nápovědu </w:t>
      </w:r>
      <w:r>
        <w:rPr>
          <w:b/>
        </w:rPr>
        <w:t>interaktivní</w:t>
      </w:r>
      <w:r>
        <w:t xml:space="preserve">, tj. nápovědu, která se vztahuje k problému, který právě řešíte. Pokud právě provádíte nějakou činnost a nevíte jak dál, stiskněte klávesu </w:t>
      </w:r>
      <w:r>
        <w:rPr>
          <w:b/>
        </w:rPr>
        <w:t>F1</w:t>
      </w:r>
      <w:r>
        <w:t>; zobrazí se příslušná nápověda.</w:t>
      </w:r>
    </w:p>
    <w:p w14:paraId="6E2522FD" w14:textId="77777777" w:rsidR="000275A4" w:rsidRDefault="000275A4" w:rsidP="000275A4">
      <w:pPr>
        <w:pStyle w:val="bn"/>
      </w:pPr>
      <w:r>
        <w:t xml:space="preserve">Globální nápovědu je možné vyvolat příkazem menu </w:t>
      </w:r>
      <w:r>
        <w:rPr>
          <w:b/>
        </w:rPr>
        <w:t>Start/Nápověda</w:t>
      </w:r>
      <w:r>
        <w:t xml:space="preserve">. Na obrazovce se zobrazí dialogový panel </w:t>
      </w:r>
      <w:r>
        <w:rPr>
          <w:b/>
        </w:rPr>
        <w:t xml:space="preserve">Nápověda Windows </w:t>
      </w:r>
      <w:r>
        <w:t>tři záložky:</w:t>
      </w:r>
    </w:p>
    <w:p w14:paraId="21BC3F52" w14:textId="77777777" w:rsidR="000275A4" w:rsidRDefault="000275A4" w:rsidP="000275A4">
      <w:pPr>
        <w:pStyle w:val="Mjnormaln"/>
        <w:numPr>
          <w:ilvl w:val="0"/>
          <w:numId w:val="4"/>
        </w:numPr>
        <w:jc w:val="both"/>
      </w:pPr>
      <w:r>
        <w:rPr>
          <w:b/>
        </w:rPr>
        <w:t>Obsah</w:t>
      </w:r>
      <w:r>
        <w:t xml:space="preserve"> - zobrazí se seznam ze kterého si můžete vybrat téma, které vás zajímá,</w:t>
      </w:r>
    </w:p>
    <w:p w14:paraId="4DD5E68F" w14:textId="77777777" w:rsidR="000275A4" w:rsidRDefault="000275A4" w:rsidP="000275A4">
      <w:pPr>
        <w:pStyle w:val="Mjnormaln"/>
        <w:numPr>
          <w:ilvl w:val="0"/>
          <w:numId w:val="4"/>
        </w:numPr>
        <w:jc w:val="both"/>
      </w:pPr>
      <w:r>
        <w:rPr>
          <w:b/>
        </w:rPr>
        <w:t>Rejstřík</w:t>
      </w:r>
      <w:r>
        <w:t xml:space="preserve"> - je to rejstřík, který obsahuje seznam hesel, ze kterých můžete vybírat opět téma, které vás zajímá,</w:t>
      </w:r>
    </w:p>
    <w:p w14:paraId="21FAD784" w14:textId="77777777" w:rsidR="000275A4" w:rsidRDefault="000275A4" w:rsidP="000275A4">
      <w:pPr>
        <w:pStyle w:val="Mjnormaln"/>
        <w:numPr>
          <w:ilvl w:val="0"/>
          <w:numId w:val="4"/>
        </w:numPr>
        <w:jc w:val="both"/>
      </w:pPr>
      <w:r>
        <w:rPr>
          <w:b/>
        </w:rPr>
        <w:t>Najít</w:t>
      </w:r>
      <w:r>
        <w:t xml:space="preserve"> - zde si vybíráte klíčová slova témat která vás zajímají.</w:t>
      </w:r>
    </w:p>
    <w:p w14:paraId="2F2A9515" w14:textId="77777777" w:rsidR="000275A4" w:rsidRDefault="000275A4" w:rsidP="000275A4">
      <w:pPr>
        <w:pStyle w:val="Nadpis3"/>
      </w:pPr>
      <w:bookmarkStart w:id="67" w:name="_Toc371134537"/>
      <w:bookmarkStart w:id="68" w:name="_Toc121292824"/>
      <w:bookmarkStart w:id="69" w:name="_Toc121293740"/>
      <w:r>
        <w:t>Spustit</w:t>
      </w:r>
      <w:bookmarkEnd w:id="67"/>
      <w:bookmarkEnd w:id="68"/>
      <w:bookmarkEnd w:id="69"/>
    </w:p>
    <w:p w14:paraId="0FA60DF7" w14:textId="77777777" w:rsidR="000275A4" w:rsidRDefault="000275A4" w:rsidP="000275A4">
      <w:pPr>
        <w:pStyle w:val="bn"/>
      </w:pPr>
      <w:r>
        <w:t>Umožňuje spustit program, jehož název zadáte v příkazovém políčku. Používá se pro spouštění programů které nemají ikonu - zejména DOSovských.</w:t>
      </w:r>
    </w:p>
    <w:p w14:paraId="70726D35" w14:textId="77777777" w:rsidR="000275A4" w:rsidRDefault="000275A4" w:rsidP="000275A4">
      <w:pPr>
        <w:pStyle w:val="bn"/>
      </w:pPr>
      <w:r>
        <w:lastRenderedPageBreak/>
        <w:t xml:space="preserve">Po zadání příkazu </w:t>
      </w:r>
      <w:r>
        <w:rPr>
          <w:b/>
        </w:rPr>
        <w:t>Spustit...</w:t>
      </w:r>
      <w:r>
        <w:t xml:space="preserve"> se objeví stejnojmenný dialogový panel, kde můžete přímo do políčka </w:t>
      </w:r>
      <w:r>
        <w:rPr>
          <w:b/>
        </w:rPr>
        <w:t>Otevřít:</w:t>
      </w:r>
      <w:r>
        <w:t xml:space="preserve"> napsat celou přístupovou cestu, nebo stiskem tlačítka </w:t>
      </w:r>
      <w:r>
        <w:rPr>
          <w:b/>
        </w:rPr>
        <w:t xml:space="preserve">Procházet... </w:t>
      </w:r>
      <w:r>
        <w:t xml:space="preserve"> a následným pohybem po adresářích nalézt požadovaný soubor.</w:t>
      </w:r>
    </w:p>
    <w:p w14:paraId="70D47819" w14:textId="77777777" w:rsidR="000275A4" w:rsidRDefault="000275A4" w:rsidP="000275A4">
      <w:pPr>
        <w:pStyle w:val="bn"/>
      </w:pPr>
      <w:r>
        <w:t xml:space="preserve">Řádka </w:t>
      </w:r>
      <w:r>
        <w:rPr>
          <w:b/>
        </w:rPr>
        <w:t xml:space="preserve">Otevřít: </w:t>
      </w:r>
      <w:r>
        <w:t xml:space="preserve"> zároveň obsahuje seznam deseti naposled touto cestou spuštěných či otevřených dokumentů. Stačí klepnout na šipku v pravé části řádky a vybrat klepnutím žádanou položku ze seznamu. </w:t>
      </w:r>
    </w:p>
    <w:p w14:paraId="22103C03" w14:textId="77777777" w:rsidR="000275A4" w:rsidRDefault="000275A4" w:rsidP="000275A4">
      <w:pPr>
        <w:pStyle w:val="Nadpis3"/>
      </w:pPr>
      <w:bookmarkStart w:id="70" w:name="_Toc371134538"/>
      <w:bookmarkStart w:id="71" w:name="_Ref121292724"/>
      <w:bookmarkStart w:id="72" w:name="_Toc121292825"/>
      <w:bookmarkStart w:id="73" w:name="_Toc121293741"/>
      <w:r>
        <w:t>Vypnout</w:t>
      </w:r>
      <w:bookmarkEnd w:id="70"/>
      <w:bookmarkEnd w:id="71"/>
      <w:bookmarkEnd w:id="72"/>
      <w:bookmarkEnd w:id="73"/>
    </w:p>
    <w:p w14:paraId="63DB0C57" w14:textId="77777777" w:rsidR="000275A4" w:rsidRDefault="000275A4" w:rsidP="000275A4">
      <w:pPr>
        <w:pStyle w:val="bn"/>
      </w:pPr>
      <w:r>
        <w:t xml:space="preserve">Tato položka slouží k ukončení práce s </w:t>
      </w:r>
      <w:r>
        <w:rPr>
          <w:i/>
        </w:rPr>
        <w:t xml:space="preserve">Windows 95. </w:t>
      </w:r>
    </w:p>
    <w:p w14:paraId="657549DC" w14:textId="77777777" w:rsidR="000275A4" w:rsidRDefault="000275A4" w:rsidP="000275A4">
      <w:pPr>
        <w:pStyle w:val="Nadpis1"/>
      </w:pPr>
      <w:bookmarkStart w:id="74" w:name="_Toc371134546"/>
      <w:bookmarkStart w:id="75" w:name="_Toc121292826"/>
      <w:bookmarkStart w:id="76" w:name="_Toc121293742"/>
      <w:bookmarkStart w:id="77" w:name="_Toc371134540"/>
      <w:r>
        <w:t>Práce se soubory</w:t>
      </w:r>
      <w:bookmarkEnd w:id="74"/>
      <w:bookmarkEnd w:id="75"/>
      <w:bookmarkEnd w:id="76"/>
    </w:p>
    <w:p w14:paraId="5F9F581C" w14:textId="77777777" w:rsidR="000275A4" w:rsidRDefault="000275A4" w:rsidP="000275A4">
      <w:pPr>
        <w:pStyle w:val="bn"/>
      </w:pPr>
      <w:r>
        <w:t>Soubor je uceleným objektem, který lze přesouvat, kopírovat a mazat. Tyto manipulace jsou stejné, jedná-li se o dokument, zástupce či jiný druh souboru.</w:t>
      </w:r>
    </w:p>
    <w:p w14:paraId="7F04062E" w14:textId="77777777" w:rsidR="000275A4" w:rsidRDefault="000275A4" w:rsidP="000275A4">
      <w:pPr>
        <w:pStyle w:val="bn"/>
      </w:pPr>
      <w:r>
        <w:t xml:space="preserve">Se soubory se ve </w:t>
      </w:r>
      <w:r>
        <w:rPr>
          <w:i/>
        </w:rPr>
        <w:t>Windows 95</w:t>
      </w:r>
      <w:r>
        <w:t xml:space="preserve"> pracuje stejně jako s fyzickými objekty; s předměty uloženými ve složkách nebo na pracovní ploše - příslušné činnosti pak odpovídají činnosti s fyzickými objekty.</w:t>
      </w:r>
    </w:p>
    <w:p w14:paraId="586E1503" w14:textId="77777777" w:rsidR="000275A4" w:rsidRDefault="000275A4" w:rsidP="000275A4">
      <w:pPr>
        <w:pStyle w:val="Nadpis2"/>
      </w:pPr>
      <w:bookmarkStart w:id="78" w:name="_Toc371134547"/>
      <w:bookmarkStart w:id="79" w:name="_Toc121292827"/>
      <w:bookmarkStart w:id="80" w:name="_Toc121293743"/>
      <w:r>
        <w:t>Kopírování, přesouvání a mazání souborů</w:t>
      </w:r>
      <w:bookmarkEnd w:id="78"/>
      <w:bookmarkEnd w:id="79"/>
      <w:bookmarkEnd w:id="80"/>
    </w:p>
    <w:p w14:paraId="1228E923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Kopírování souborů</w:t>
      </w:r>
    </w:p>
    <w:p w14:paraId="46849D69" w14:textId="77777777" w:rsidR="000275A4" w:rsidRDefault="000275A4" w:rsidP="000275A4">
      <w:pPr>
        <w:pStyle w:val="bn"/>
      </w:pPr>
      <w:r>
        <w:t>Provádí se jeho „uchopením“  myší a „přenesením“ do cílového místa; platí přitom následující pravidla:</w:t>
      </w:r>
    </w:p>
    <w:p w14:paraId="689799BD" w14:textId="77777777" w:rsidR="000275A4" w:rsidRDefault="000275A4" w:rsidP="000275A4">
      <w:pPr>
        <w:numPr>
          <w:ilvl w:val="0"/>
          <w:numId w:val="1"/>
        </w:numPr>
        <w:ind w:left="1135"/>
        <w:jc w:val="both"/>
      </w:pPr>
      <w:r>
        <w:t xml:space="preserve">při kopírování do </w:t>
      </w:r>
      <w:r>
        <w:rPr>
          <w:b/>
        </w:rPr>
        <w:t xml:space="preserve">jiné složky stejného disku </w:t>
      </w:r>
      <w:r>
        <w:t xml:space="preserve">je nutno přidržet klávesu </w:t>
      </w:r>
      <w:r>
        <w:rPr>
          <w:b/>
        </w:rPr>
        <w:t>Ctrl</w:t>
      </w:r>
      <w:r>
        <w:t xml:space="preserve">. V pravém dolním roku ikony reprezentující objekt se objeví malé znaménko plus, indikující kopírování. Pokud by nebyla stisknuta klávesa </w:t>
      </w:r>
      <w:r>
        <w:rPr>
          <w:b/>
        </w:rPr>
        <w:t>Ctrl</w:t>
      </w:r>
      <w:r>
        <w:t>, soubor by se nezkopíroval, ale pouze přesunul.</w:t>
      </w:r>
    </w:p>
    <w:p w14:paraId="1AF1C446" w14:textId="77777777" w:rsidR="000275A4" w:rsidRDefault="000275A4" w:rsidP="000275A4">
      <w:pPr>
        <w:numPr>
          <w:ilvl w:val="0"/>
          <w:numId w:val="1"/>
        </w:numPr>
        <w:ind w:left="1135"/>
        <w:jc w:val="both"/>
      </w:pPr>
      <w:r>
        <w:t xml:space="preserve">při přenášení souboru </w:t>
      </w:r>
      <w:r>
        <w:rPr>
          <w:b/>
        </w:rPr>
        <w:t>na jiný disk</w:t>
      </w:r>
      <w:r>
        <w:t xml:space="preserve"> dojde automaticky ke zkopírování souboru; původní soubor zůstane v původní složce nedotčený.</w:t>
      </w:r>
    </w:p>
    <w:p w14:paraId="48037863" w14:textId="77777777" w:rsidR="000275A4" w:rsidRDefault="000275A4" w:rsidP="000275A4">
      <w:pPr>
        <w:numPr>
          <w:ilvl w:val="0"/>
          <w:numId w:val="1"/>
        </w:numPr>
        <w:ind w:left="1135"/>
        <w:jc w:val="both"/>
      </w:pPr>
      <w:r>
        <w:t xml:space="preserve">při kopírování souboru do </w:t>
      </w:r>
      <w:r>
        <w:rPr>
          <w:b/>
        </w:rPr>
        <w:t>stejné složky</w:t>
      </w:r>
      <w:r>
        <w:t xml:space="preserve"> je také nutno přidržet tlačítko </w:t>
      </w:r>
      <w:r>
        <w:rPr>
          <w:b/>
        </w:rPr>
        <w:t>Ctrl</w:t>
      </w:r>
      <w:r>
        <w:t>. V cílové složce vznikne přesná kopie souboru, ale obdrží nové jméno; to je odvozeno od původního jména - má předponu „</w:t>
      </w:r>
      <w:r>
        <w:rPr>
          <w:b/>
        </w:rPr>
        <w:t>Kopie-</w:t>
      </w:r>
      <w:r>
        <w:t xml:space="preserve">“. Tato předpona svou četností před názvem určuje o kolikátou kopii souboru se jedná. </w:t>
      </w:r>
    </w:p>
    <w:p w14:paraId="482E4854" w14:textId="77777777" w:rsidR="000275A4" w:rsidRDefault="000275A4" w:rsidP="000275A4">
      <w:pPr>
        <w:pStyle w:val="bn"/>
      </w:pPr>
      <w:r>
        <w:t>Soubory lze kopírovat několika způsoby:</w:t>
      </w:r>
    </w:p>
    <w:p w14:paraId="32999A9B" w14:textId="77777777"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z jedné otevřené složky, nebo pracovní plochy do druhé složky</w:t>
      </w:r>
      <w:r>
        <w:t>; ta může být otevřená  (ve formě okna), nebo uzavřená (na pracovní ploše). Nelze ale umísťovat soubory přímo na Hlavní panel.</w:t>
      </w:r>
    </w:p>
    <w:p w14:paraId="49CCE8DA" w14:textId="77777777"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z otevřené složky na pracovní plochu</w:t>
      </w:r>
      <w:r>
        <w:t>; užívá se pro dočasné umístění souboru.</w:t>
      </w:r>
    </w:p>
    <w:p w14:paraId="550DC40B" w14:textId="77777777"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z otevřené složky nebo pracovní plochy do schránky</w:t>
      </w:r>
      <w:r>
        <w:t xml:space="preserve">; do schránky soubor zkopírujete klávesovou kombinací </w:t>
      </w:r>
      <w:r>
        <w:rPr>
          <w:b/>
        </w:rPr>
        <w:t>Ctrl+C</w:t>
      </w:r>
      <w:r>
        <w:t xml:space="preserve">, ze schránky do cílového místa pak </w:t>
      </w:r>
      <w:r>
        <w:rPr>
          <w:b/>
        </w:rPr>
        <w:t>Ctrl+V</w:t>
      </w:r>
      <w:r>
        <w:t>.</w:t>
      </w:r>
    </w:p>
    <w:p w14:paraId="0C26B377" w14:textId="77777777" w:rsidR="000275A4" w:rsidRDefault="000275A4" w:rsidP="000275A4">
      <w:pPr>
        <w:pStyle w:val="bn"/>
      </w:pPr>
      <w:r>
        <w:t xml:space="preserve">Podobné je kopírování z diskety nebo na disketu; disková jednotka se ve </w:t>
      </w:r>
      <w:r>
        <w:rPr>
          <w:i/>
        </w:rPr>
        <w:t>Windows 95</w:t>
      </w:r>
      <w:r>
        <w:t xml:space="preserve"> chová jako jakákoliv jiná složka.</w:t>
      </w:r>
    </w:p>
    <w:p w14:paraId="43BF8B10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Přesouvání souborů</w:t>
      </w:r>
    </w:p>
    <w:p w14:paraId="2646AC72" w14:textId="77777777" w:rsidR="000275A4" w:rsidRDefault="000275A4" w:rsidP="000275A4">
      <w:pPr>
        <w:pStyle w:val="bn"/>
      </w:pPr>
      <w:r>
        <w:t>Přesun souboru je vlastně kombinací kopírování a následného vymazání původního souboru a proto je jen nepatrnou modifikací funkce kopírování.</w:t>
      </w:r>
    </w:p>
    <w:p w14:paraId="00525DC5" w14:textId="77777777" w:rsidR="000275A4" w:rsidRDefault="000275A4" w:rsidP="000275A4">
      <w:pPr>
        <w:pStyle w:val="bn"/>
      </w:pPr>
      <w:r>
        <w:t>Řídí se těmito zásadami:</w:t>
      </w:r>
    </w:p>
    <w:p w14:paraId="72E40590" w14:textId="77777777"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přesouvání z jedné složky do druhé (nebo mezi složkou a pracovní plochou) na jednom disku</w:t>
      </w:r>
      <w:r>
        <w:t>; provede se pouhým přesunem myší - neprovede se zkopírování.</w:t>
      </w:r>
    </w:p>
    <w:p w14:paraId="30B64B98" w14:textId="77777777"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přesouvání objektu mezi různými disky</w:t>
      </w:r>
      <w:r>
        <w:t xml:space="preserve">; pro zabezpečení přesunu je třeba držet klávesu </w:t>
      </w:r>
      <w:r>
        <w:rPr>
          <w:b/>
        </w:rPr>
        <w:t>Shift</w:t>
      </w:r>
      <w:r>
        <w:t xml:space="preserve"> - jinak by došlo ke zkopírování (zmizí znaménko +).</w:t>
      </w:r>
    </w:p>
    <w:p w14:paraId="5C7EC5D5" w14:textId="77777777" w:rsidR="000275A4" w:rsidRDefault="000275A4" w:rsidP="000275A4">
      <w:pPr>
        <w:pStyle w:val="bn"/>
      </w:pPr>
      <w:r>
        <w:t xml:space="preserve">Přesouvací metody pracují obdobně jako při kopírování (ze složky do složky, mezi složkou a pracovní plochou, s využitím schránky </w:t>
      </w:r>
      <w:r>
        <w:rPr>
          <w:i/>
        </w:rPr>
        <w:t>Windows 95</w:t>
      </w:r>
      <w:r>
        <w:t xml:space="preserve"> atd.).</w:t>
      </w:r>
    </w:p>
    <w:p w14:paraId="06785E64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Mazání souborů</w:t>
      </w:r>
    </w:p>
    <w:p w14:paraId="52C9C5EB" w14:textId="77777777" w:rsidR="000275A4" w:rsidRDefault="000275A4" w:rsidP="000275A4">
      <w:pPr>
        <w:pStyle w:val="bn"/>
      </w:pPr>
      <w:r>
        <w:t xml:space="preserve">Výmaz vybraného souboru provedete stisknutí klávesy </w:t>
      </w:r>
      <w:r>
        <w:rPr>
          <w:b/>
        </w:rPr>
        <w:t>Del</w:t>
      </w:r>
      <w:r>
        <w:t>. Operační systém se dotáže, zda má soubor opravdu vymazat, tj. zdali jej má přesunout do koše.</w:t>
      </w:r>
    </w:p>
    <w:p w14:paraId="21BAACED" w14:textId="77777777" w:rsidR="000275A4" w:rsidRDefault="000275A4" w:rsidP="000275A4">
      <w:pPr>
        <w:pStyle w:val="bn"/>
      </w:pPr>
      <w:r>
        <w:t xml:space="preserve">Do koše se však soubor přesouvá pouze tehdy, je-li vymazáván z hlavního lokálního disku (je v něm umístěn adresář </w:t>
      </w:r>
      <w:r>
        <w:rPr>
          <w:i/>
        </w:rPr>
        <w:t>Windows 95</w:t>
      </w:r>
      <w:r>
        <w:t xml:space="preserve">); z diskety nebo jiného disku </w:t>
      </w:r>
      <w:r>
        <w:rPr>
          <w:b/>
        </w:rPr>
        <w:t xml:space="preserve">není </w:t>
      </w:r>
      <w:r>
        <w:t xml:space="preserve">do koše ukládán, ale nenávratně </w:t>
      </w:r>
      <w:r>
        <w:rPr>
          <w:b/>
        </w:rPr>
        <w:t>smazán!</w:t>
      </w:r>
    </w:p>
    <w:p w14:paraId="1188D0CC" w14:textId="77777777" w:rsidR="000275A4" w:rsidRDefault="000275A4" w:rsidP="000275A4">
      <w:pPr>
        <w:pStyle w:val="Nadpis1"/>
      </w:pPr>
      <w:bookmarkStart w:id="81" w:name="_Toc121292828"/>
      <w:bookmarkStart w:id="82" w:name="_Toc121293744"/>
      <w:r>
        <w:lastRenderedPageBreak/>
        <w:t>Práce se složkami</w:t>
      </w:r>
      <w:bookmarkEnd w:id="77"/>
      <w:bookmarkEnd w:id="81"/>
      <w:bookmarkEnd w:id="82"/>
    </w:p>
    <w:p w14:paraId="48BEEDA3" w14:textId="77777777" w:rsidR="000275A4" w:rsidRDefault="000275A4" w:rsidP="000275A4">
      <w:pPr>
        <w:pStyle w:val="bn"/>
      </w:pPr>
      <w:r>
        <w:t xml:space="preserve">Složky ve </w:t>
      </w:r>
      <w:r>
        <w:rPr>
          <w:i/>
        </w:rPr>
        <w:t>Windows</w:t>
      </w:r>
      <w:r>
        <w:t xml:space="preserve"> </w:t>
      </w:r>
      <w:r>
        <w:rPr>
          <w:i/>
        </w:rPr>
        <w:t>95</w:t>
      </w:r>
      <w:r>
        <w:t xml:space="preserve"> můžete vytvářet, pojmenovávat, přesouvat, kopírovat, mazat, můžete do nich vkládat jiné složky s jejichž obsahem můžete manipulovat.</w:t>
      </w:r>
    </w:p>
    <w:p w14:paraId="5FAF63A6" w14:textId="77777777" w:rsidR="000275A4" w:rsidRDefault="000275A4" w:rsidP="000275A4">
      <w:pPr>
        <w:pStyle w:val="Nadpis2"/>
      </w:pPr>
      <w:bookmarkStart w:id="83" w:name="_Toc371134541"/>
      <w:bookmarkStart w:id="84" w:name="_Toc121292829"/>
      <w:bookmarkStart w:id="85" w:name="_Toc121293745"/>
      <w:r>
        <w:t>Vytvoření nové složky</w:t>
      </w:r>
      <w:bookmarkEnd w:id="83"/>
      <w:bookmarkEnd w:id="84"/>
      <w:bookmarkEnd w:id="85"/>
    </w:p>
    <w:p w14:paraId="668EC48C" w14:textId="77777777" w:rsidR="000275A4" w:rsidRDefault="000275A4" w:rsidP="000275A4">
      <w:pPr>
        <w:pStyle w:val="bn"/>
      </w:pPr>
      <w:r>
        <w:t>Novou složku, umístěnou např. přímo na pracovní ploše vytvoříte takto:</w:t>
      </w:r>
    </w:p>
    <w:p w14:paraId="0E17289F" w14:textId="77777777" w:rsidR="000275A4" w:rsidRDefault="000275A4" w:rsidP="000275A4">
      <w:pPr>
        <w:numPr>
          <w:ilvl w:val="0"/>
          <w:numId w:val="1"/>
        </w:numPr>
        <w:spacing w:before="120" w:line="240" w:lineRule="atLeast"/>
      </w:pPr>
      <w:r>
        <w:t>Klepněte pravým tlačítkem myši do prázdného místa na pracovní ploše - objeví se místní menu</w:t>
      </w:r>
    </w:p>
    <w:p w14:paraId="297E159C" w14:textId="77777777" w:rsidR="000275A4" w:rsidRDefault="000275A4" w:rsidP="000275A4">
      <w:pPr>
        <w:numPr>
          <w:ilvl w:val="0"/>
          <w:numId w:val="1"/>
        </w:numPr>
        <w:spacing w:line="240" w:lineRule="atLeast"/>
        <w:ind w:left="568" w:hanging="284"/>
        <w:jc w:val="both"/>
        <w:rPr>
          <w:b/>
        </w:rPr>
      </w:pPr>
      <w:r>
        <w:t xml:space="preserve">V tomto menu zadejte příkaz </w:t>
      </w:r>
      <w:r>
        <w:rPr>
          <w:b/>
        </w:rPr>
        <w:t>Nový</w:t>
      </w:r>
      <w:r>
        <w:t xml:space="preserve"> </w:t>
      </w:r>
      <w:r>
        <w:rPr>
          <w:b/>
        </w:rPr>
        <w:t>objekt</w:t>
      </w:r>
      <w:r>
        <w:t xml:space="preserve"> - vysune se další menu, ve kterém zadejte příkaz </w:t>
      </w:r>
      <w:r>
        <w:rPr>
          <w:b/>
        </w:rPr>
        <w:t>složka.</w:t>
      </w:r>
      <w:r>
        <w:t xml:space="preserve"> Na pracovní ploše se objeví ikonka symbolizující složku, která dostane implicitní název </w:t>
      </w:r>
      <w:r>
        <w:rPr>
          <w:b/>
        </w:rPr>
        <w:t>Nová</w:t>
      </w:r>
      <w:r>
        <w:t xml:space="preserve"> </w:t>
      </w:r>
      <w:r>
        <w:rPr>
          <w:b/>
        </w:rPr>
        <w:t>složka.</w:t>
      </w:r>
      <w:r>
        <w:t xml:space="preserve"> V políčku s implicitním názvem se objeví blikající kurzor - název složky můžete buď upravit, nebo napsat zcela nový. Ten potom potvrdíte klávesou </w:t>
      </w:r>
      <w:r>
        <w:rPr>
          <w:b/>
        </w:rPr>
        <w:t>Enter.</w:t>
      </w:r>
    </w:p>
    <w:p w14:paraId="650FBDD6" w14:textId="77777777" w:rsidR="000275A4" w:rsidRDefault="000275A4" w:rsidP="000275A4">
      <w:pPr>
        <w:pStyle w:val="Nadpis2"/>
      </w:pPr>
      <w:bookmarkStart w:id="86" w:name="_Toc371134542"/>
      <w:bookmarkStart w:id="87" w:name="_Toc121292830"/>
      <w:bookmarkStart w:id="88" w:name="_Toc121293746"/>
      <w:r>
        <w:t>Práce s obsahem složky</w:t>
      </w:r>
      <w:bookmarkEnd w:id="86"/>
      <w:bookmarkEnd w:id="87"/>
      <w:bookmarkEnd w:id="88"/>
    </w:p>
    <w:p w14:paraId="27F2B57A" w14:textId="77777777" w:rsidR="000275A4" w:rsidRDefault="000275A4" w:rsidP="000275A4">
      <w:pPr>
        <w:pStyle w:val="bn"/>
      </w:pPr>
      <w:r>
        <w:t xml:space="preserve">Složka je v této podobě uzavřená, a i když je možné do ní umísťovat objekty, není její obsah vidět; jsou ve složce schovány. Pokud chcete s obsahem složky manipulovat, musíte složku </w:t>
      </w:r>
      <w:r>
        <w:rPr>
          <w:b/>
        </w:rPr>
        <w:t>otevřít.</w:t>
      </w:r>
      <w:r>
        <w:t xml:space="preserve"> To se provádí poklepáním myší na složce - složka dostane podobu okna:</w:t>
      </w:r>
    </w:p>
    <w:p w14:paraId="2528D107" w14:textId="77777777" w:rsidR="000275A4" w:rsidRDefault="000275A4" w:rsidP="000275A4">
      <w:pPr>
        <w:pStyle w:val="bn"/>
      </w:pPr>
      <w:r>
        <w:rPr>
          <w:b/>
        </w:rPr>
        <w:t>Záhlaví</w:t>
      </w:r>
      <w:r>
        <w:t xml:space="preserve"> </w:t>
      </w:r>
      <w:r>
        <w:rPr>
          <w:b/>
        </w:rPr>
        <w:t>složky</w:t>
      </w:r>
      <w:r>
        <w:t xml:space="preserve"> uvádí její název; tlačítka v pravé části záhlaví mají stejnou funkci jako u jakéhokoliv jiného okna (viz kapitola 3.4.4)</w:t>
      </w:r>
      <w:r w:rsidR="0039162B" w:rsidRPr="0039162B">
        <w:rPr>
          <w:rStyle w:val="Znakapoznpodarou"/>
        </w:rPr>
        <w:footnoteReference w:customMarkFollows="1" w:id="3"/>
        <w:sym w:font="Symbol" w:char="F0A7"/>
      </w:r>
    </w:p>
    <w:p w14:paraId="29E7CCDD" w14:textId="77777777" w:rsidR="000275A4" w:rsidRDefault="000275A4" w:rsidP="000275A4">
      <w:pPr>
        <w:pStyle w:val="Nadpis2"/>
      </w:pPr>
      <w:bookmarkStart w:id="89" w:name="_Toc371134543"/>
      <w:bookmarkStart w:id="90" w:name="_Toc121292831"/>
      <w:bookmarkStart w:id="91" w:name="_Toc121293747"/>
      <w:r>
        <w:t>Vytvoření nového objektu v okně složky</w:t>
      </w:r>
      <w:bookmarkEnd w:id="89"/>
      <w:bookmarkEnd w:id="90"/>
      <w:bookmarkEnd w:id="91"/>
    </w:p>
    <w:p w14:paraId="3CAB1386" w14:textId="77777777" w:rsidR="000275A4" w:rsidRDefault="000275A4" w:rsidP="000275A4">
      <w:pPr>
        <w:pStyle w:val="bn"/>
      </w:pPr>
      <w:r>
        <w:t xml:space="preserve">V kapitole 4.1.1 jsme vytvořili novou složku, která je ale zatím prázdná. Složka se většinou naplňuje přesunutím objektů do složky a to buď tzv. </w:t>
      </w:r>
      <w:r>
        <w:rPr>
          <w:b/>
        </w:rPr>
        <w:t>kopírováním</w:t>
      </w:r>
      <w:r>
        <w:t xml:space="preserve"> nebo </w:t>
      </w:r>
      <w:r>
        <w:rPr>
          <w:b/>
        </w:rPr>
        <w:t>přesouváním</w:t>
      </w:r>
      <w:r>
        <w:t>. Nyní ale naplníme složku třetím možným způsobem, a to je vytvoření objektů přímo ve složce.</w:t>
      </w:r>
    </w:p>
    <w:p w14:paraId="0A18E256" w14:textId="77777777" w:rsidR="000275A4" w:rsidRDefault="000275A4" w:rsidP="000275A4">
      <w:pPr>
        <w:pStyle w:val="bn"/>
      </w:pPr>
      <w:r>
        <w:t xml:space="preserve">Nový objekt ve složce lze vytvořit příkazem </w:t>
      </w:r>
      <w:r>
        <w:rPr>
          <w:b/>
        </w:rPr>
        <w:t>Nový</w:t>
      </w:r>
      <w:r>
        <w:t xml:space="preserve"> </w:t>
      </w:r>
      <w:r>
        <w:rPr>
          <w:b/>
        </w:rPr>
        <w:t xml:space="preserve">objekt </w:t>
      </w:r>
      <w:r>
        <w:t xml:space="preserve">z místního menu. Toto místní menu vyvoláte klepnutím </w:t>
      </w:r>
      <w:r>
        <w:rPr>
          <w:b/>
        </w:rPr>
        <w:t xml:space="preserve">pravým </w:t>
      </w:r>
      <w:r>
        <w:t>tlačítkem na myši kdekoliv uvnitř okna složky.</w:t>
      </w:r>
    </w:p>
    <w:p w14:paraId="77AFAADF" w14:textId="77777777" w:rsidR="000275A4" w:rsidRDefault="000275A4" w:rsidP="000275A4">
      <w:pPr>
        <w:pStyle w:val="Nadpis1"/>
      </w:pPr>
      <w:bookmarkStart w:id="92" w:name="_Toc371134548"/>
      <w:bookmarkStart w:id="93" w:name="_Toc121292832"/>
      <w:bookmarkStart w:id="94" w:name="_Toc121293748"/>
      <w:r>
        <w:t>Koš</w:t>
      </w:r>
      <w:bookmarkEnd w:id="92"/>
      <w:bookmarkEnd w:id="93"/>
      <w:bookmarkEnd w:id="94"/>
    </w:p>
    <w:p w14:paraId="293B1E9B" w14:textId="77777777" w:rsidR="000275A4" w:rsidRDefault="000275A4" w:rsidP="000275A4">
      <w:pPr>
        <w:pStyle w:val="bn"/>
      </w:pPr>
      <w:r>
        <w:t>Mazání souborů je velice riskantní záležitost; mnohokrát zjistíte, že jste jej smazali omylem. V prostředí operačního systému MS-DOS byl sice k dispozici program Undelete, který uměl smazaný soubor obnovit, ale pouze bezprostředně po jeho smazání. V případě, že před aplikací programu Undelete byl prováděn zápis na disk, byla téměř 100% jistota, že část souboru, nebo celý byl již přepsán, a tedy nepůjde obnovit.</w:t>
      </w:r>
    </w:p>
    <w:p w14:paraId="5C11E1DF" w14:textId="77777777" w:rsidR="000275A4" w:rsidRDefault="000275A4" w:rsidP="000275A4">
      <w:pPr>
        <w:pStyle w:val="bn"/>
      </w:pPr>
      <w:r>
        <w:t xml:space="preserve">Systém mazání souborů pracuje ve </w:t>
      </w:r>
      <w:r>
        <w:rPr>
          <w:i/>
        </w:rPr>
        <w:t>Windows 95</w:t>
      </w:r>
      <w:r>
        <w:t xml:space="preserve"> zcela jinak - smazané soubory se nejdříve uloží do </w:t>
      </w:r>
      <w:r>
        <w:rPr>
          <w:b/>
        </w:rPr>
        <w:t>Koše</w:t>
      </w:r>
      <w:r>
        <w:t xml:space="preserve"> a tam jsou k dispozici do té doby, dokud koš nevyprázdníte. Pokud zjistíte, že soubor, který je v koši nutně potřebujete, vytáhnete jej z koše třeba na původní místo.</w:t>
      </w:r>
    </w:p>
    <w:p w14:paraId="3512FF61" w14:textId="77777777" w:rsidR="000275A4" w:rsidRDefault="000275A4" w:rsidP="000275A4">
      <w:pPr>
        <w:pStyle w:val="bn"/>
      </w:pPr>
      <w:r>
        <w:t>Poklepete-li na ikonu koše na pracovní ploše, objeví se stejnojmenné okno. Pokud jste již nějaké soubory smazali (odhodili do koše), uvidíte je vypsány v tomto okně. V příslušných sloupcích záhlaví seznamu je uveden název souboru, velikost, typ, datum, kdy byl odstraněn a odkud.</w:t>
      </w:r>
    </w:p>
    <w:p w14:paraId="34DBFE23" w14:textId="77777777" w:rsidR="000275A4" w:rsidRDefault="000275A4" w:rsidP="000275A4">
      <w:pPr>
        <w:pStyle w:val="Nadpis2"/>
      </w:pPr>
      <w:bookmarkStart w:id="95" w:name="_Toc371134549"/>
      <w:bookmarkStart w:id="96" w:name="_Toc121292833"/>
      <w:bookmarkStart w:id="97" w:name="_Toc121293749"/>
      <w:r>
        <w:t>Vyprázdnění koše</w:t>
      </w:r>
      <w:bookmarkEnd w:id="95"/>
      <w:bookmarkEnd w:id="96"/>
      <w:bookmarkEnd w:id="97"/>
    </w:p>
    <w:p w14:paraId="76B14CA5" w14:textId="77777777" w:rsidR="000275A4" w:rsidRDefault="000275A4" w:rsidP="000275A4">
      <w:pPr>
        <w:pStyle w:val="bn"/>
      </w:pPr>
      <w:r>
        <w:t xml:space="preserve">Pokud budete chtít odstranit všechny soubory v koši, použijte příkaz </w:t>
      </w:r>
      <w:r>
        <w:rPr>
          <w:b/>
        </w:rPr>
        <w:t>Soubor/Vysypat  koš</w:t>
      </w:r>
      <w:r>
        <w:t xml:space="preserve">. Jestliže chcete z koše odstranit pouze některé soubory, označte je klepnutím myši při současně stisknuté klávese </w:t>
      </w:r>
      <w:r>
        <w:rPr>
          <w:b/>
        </w:rPr>
        <w:t>Ctrl</w:t>
      </w:r>
      <w:r>
        <w:t xml:space="preserve">, a pak použijte příkaz </w:t>
      </w:r>
      <w:r>
        <w:rPr>
          <w:b/>
        </w:rPr>
        <w:t>Soubor/Odstranit</w:t>
      </w:r>
      <w:r>
        <w:t xml:space="preserve">. V obou případech se objeví panel „posledního varování“ </w:t>
      </w:r>
      <w:r>
        <w:rPr>
          <w:b/>
        </w:rPr>
        <w:t>Potvrdit odstranění souboru</w:t>
      </w:r>
      <w:r>
        <w:t xml:space="preserve">. Pokud stisknete tlačítko </w:t>
      </w:r>
      <w:commentRangeStart w:id="98"/>
      <w:r>
        <w:rPr>
          <w:b/>
        </w:rPr>
        <w:t>Ano</w:t>
      </w:r>
      <w:commentRangeEnd w:id="98"/>
      <w:r w:rsidR="00073E7A">
        <w:rPr>
          <w:rStyle w:val="Odkaznakoment"/>
        </w:rPr>
        <w:commentReference w:id="98"/>
      </w:r>
      <w:r>
        <w:t xml:space="preserve">, bude soubor definitivně smazán. Pokud </w:t>
      </w:r>
      <w:r>
        <w:rPr>
          <w:b/>
        </w:rPr>
        <w:t>Ne</w:t>
      </w:r>
      <w:r>
        <w:t>, zůstane v koši zachován.</w:t>
      </w:r>
    </w:p>
    <w:p w14:paraId="0AD63E2C" w14:textId="77777777" w:rsidR="000275A4" w:rsidRDefault="000275A4" w:rsidP="000275A4">
      <w:pPr>
        <w:pStyle w:val="bn"/>
      </w:pPr>
      <w:r>
        <w:t xml:space="preserve">Do původní složky, kde byl soubor před vymazáním, jej vrátíte příkazem </w:t>
      </w:r>
      <w:r>
        <w:rPr>
          <w:b/>
        </w:rPr>
        <w:t>Soubor/Obnovit</w:t>
      </w:r>
      <w:r>
        <w:t>.</w:t>
      </w:r>
    </w:p>
    <w:p w14:paraId="581BC492" w14:textId="77777777" w:rsidR="000275A4" w:rsidRDefault="000275A4" w:rsidP="000275A4">
      <w:pPr>
        <w:pStyle w:val="bn"/>
      </w:pPr>
      <w:r>
        <w:t>K práci s košem lze s výhodou využít místního menu; klepněte myší na ikonu koše a pak klepněte pravým tlačítkem na myši. Objeví se seznam nejpoužívanějších příkazů koše.</w:t>
      </w:r>
    </w:p>
    <w:p w14:paraId="3C5103C9" w14:textId="77777777" w:rsidR="000275A4" w:rsidRDefault="000275A4" w:rsidP="000275A4">
      <w:pPr>
        <w:pStyle w:val="Nadpis2"/>
      </w:pPr>
      <w:bookmarkStart w:id="99" w:name="_Toc371134550"/>
      <w:bookmarkStart w:id="100" w:name="_Toc121292834"/>
      <w:bookmarkStart w:id="101" w:name="_Toc121293750"/>
      <w:r>
        <w:t>Konfigurace koše</w:t>
      </w:r>
      <w:bookmarkEnd w:id="99"/>
      <w:bookmarkEnd w:id="100"/>
      <w:bookmarkEnd w:id="101"/>
    </w:p>
    <w:p w14:paraId="0B0AFB55" w14:textId="77777777" w:rsidR="000275A4" w:rsidRDefault="000275A4" w:rsidP="000275A4">
      <w:pPr>
        <w:pStyle w:val="bn"/>
      </w:pPr>
      <w:r>
        <w:t>Pokud disponujete na pevném disku dostatečným volným prostorem, není konfigurace koše nutná. Pokud je ale k dispozici málo volného místa, mohou vám vymazané soubory (přesunuté do koše) přeplňovat disk. V tomto případě je již nutné konfiguraci koše provést.</w:t>
      </w:r>
    </w:p>
    <w:p w14:paraId="3F58A008" w14:textId="77777777" w:rsidR="000275A4" w:rsidRDefault="000275A4" w:rsidP="000275A4">
      <w:pPr>
        <w:pStyle w:val="bn"/>
      </w:pPr>
      <w:r>
        <w:lastRenderedPageBreak/>
        <w:t xml:space="preserve">Tato konfigurace se provádí z místního menu (ukážete myší na ikonu koše a klepnete pravým tlačítkem na myši)  výběrem položky </w:t>
      </w:r>
      <w:r>
        <w:rPr>
          <w:b/>
        </w:rPr>
        <w:t>Vlastnosti</w:t>
      </w:r>
      <w:r>
        <w:t xml:space="preserve">. Objeví se dialogový panel </w:t>
      </w:r>
      <w:r>
        <w:rPr>
          <w:b/>
        </w:rPr>
        <w:t xml:space="preserve">Koš-vlastnosti </w:t>
      </w:r>
      <w:r>
        <w:t xml:space="preserve">s minimálně dvěma záložkami. První záložka - </w:t>
      </w:r>
      <w:r>
        <w:rPr>
          <w:b/>
        </w:rPr>
        <w:t>Obecné</w:t>
      </w:r>
      <w:r>
        <w:t xml:space="preserve"> provádí nastavení platná pro všechny pevné disky; počet dalších záložek záleží na počtu instalovaných pevných disků na počítači. Tyto záložky pak nastavují jednotlivé pevné disky nezávisle na sobě.</w:t>
      </w:r>
    </w:p>
    <w:p w14:paraId="46001691" w14:textId="77777777" w:rsidR="000275A4" w:rsidRDefault="000275A4" w:rsidP="000275A4">
      <w:pPr>
        <w:pStyle w:val="bn"/>
      </w:pPr>
      <w:r>
        <w:t xml:space="preserve">Záložka </w:t>
      </w:r>
      <w:r>
        <w:rPr>
          <w:b/>
        </w:rPr>
        <w:t xml:space="preserve">Obecné </w:t>
      </w:r>
      <w:r>
        <w:t>obsahuje tyto volby:</w:t>
      </w:r>
    </w:p>
    <w:p w14:paraId="0C6E9358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Konfigurovat jednotky nezávisle</w:t>
      </w:r>
      <w:r>
        <w:t xml:space="preserve"> - zatržítko volí oddělené konfigurace pro jednotlivé disky.</w:t>
      </w:r>
    </w:p>
    <w:p w14:paraId="09174235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 xml:space="preserve">Použít jednotné nastavení pro všechny jednotky: </w:t>
      </w:r>
      <w:r>
        <w:t>- zatržítko volí nastavení společné pro všechny disky; další záložky tak pozbývají významu.</w:t>
      </w:r>
    </w:p>
    <w:p w14:paraId="5C53974F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Nepřesouvat soubory do koše. Mazat hned po odstranění.</w:t>
      </w:r>
      <w:r>
        <w:t xml:space="preserve"> - zatržítko u této volby vypíná činnost koše; soubor je po zadání příkazu </w:t>
      </w:r>
      <w:r>
        <w:rPr>
          <w:b/>
        </w:rPr>
        <w:t xml:space="preserve">Odstranit </w:t>
      </w:r>
      <w:r>
        <w:t xml:space="preserve">(nebo stisku </w:t>
      </w:r>
      <w:r>
        <w:rPr>
          <w:b/>
        </w:rPr>
        <w:t>Del</w:t>
      </w:r>
      <w:r>
        <w:t>) ihned a nenávratně vymazán.</w:t>
      </w:r>
    </w:p>
    <w:p w14:paraId="0DE0AA69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Maximální velikost koše (v procentech velikosti jednotky)</w:t>
      </w:r>
      <w:r>
        <w:t xml:space="preserve"> - tahový „potenciometr“ udává, jaké maximální velikosti může koš nabýt; pokud by  další vymazávané soubory tuto velikost překračovaly, jsou nejstarší soubory v koši automaticky (nenávratně) mazány tak, aby nebyla tato velikost překročena. Implicitní hodnota 10% z kapacity pevného disku by měla pro velikost koše bohatě stačit.</w:t>
      </w:r>
    </w:p>
    <w:p w14:paraId="7EF64985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Při odstraňování zobrazovat potvrzovací dialog</w:t>
      </w:r>
      <w:r>
        <w:t xml:space="preserve"> - určuje, zda se při příkazu vymazání souboru (klávesa </w:t>
      </w:r>
      <w:r>
        <w:rPr>
          <w:b/>
        </w:rPr>
        <w:t>Del</w:t>
      </w:r>
      <w:r>
        <w:t xml:space="preserve"> apod.) zobrazí výstražné hlášení. Při dostatečné kapacitě koše lze toto zatržítko odstranit, neboť soubory nejsou doopravdy vymazány.</w:t>
      </w:r>
    </w:p>
    <w:p w14:paraId="496F692E" w14:textId="77777777" w:rsidR="000275A4" w:rsidRDefault="000275A4" w:rsidP="000275A4">
      <w:pPr>
        <w:pStyle w:val="Nadpis1"/>
      </w:pPr>
      <w:bookmarkStart w:id="102" w:name="_Toc371134552"/>
      <w:bookmarkStart w:id="103" w:name="_Toc121292835"/>
      <w:bookmarkStart w:id="104" w:name="_Toc121293751"/>
      <w:r>
        <w:t xml:space="preserve">Průzkumník </w:t>
      </w:r>
      <w:r>
        <w:rPr>
          <w:i/>
        </w:rPr>
        <w:t>Windows 95</w:t>
      </w:r>
      <w:bookmarkEnd w:id="102"/>
      <w:bookmarkEnd w:id="103"/>
      <w:bookmarkEnd w:id="104"/>
    </w:p>
    <w:p w14:paraId="5222D8E9" w14:textId="77777777" w:rsidR="000275A4" w:rsidRDefault="000275A4" w:rsidP="000275A4">
      <w:pPr>
        <w:pStyle w:val="bn"/>
      </w:pPr>
      <w:r>
        <w:t xml:space="preserve">Průzkumník (Explorer) je univerzální nástroj pro správu souborů, který umožňuje zobrazovat všechny soubory a objekty dostupné na vašem počítači i na síti. Pracuje se strukturou pevného disku z globálního hlediska; umožňuje rychlý pohyb po adresářích, přesouvat či kopírovat je. I když je možné provádět tuto práci také pomocí složek (ikona </w:t>
      </w:r>
      <w:r>
        <w:rPr>
          <w:b/>
        </w:rPr>
        <w:t>Tento počítač</w:t>
      </w:r>
      <w:r>
        <w:t>), průzkumník je pro tuto práci lépe vybaven a navíc dokáže přehledně zobrazit stromovou strukturu složek se stupni zanoření, známou ze správců souborů pracujících pod DOSem nebo Windows 3.x.</w:t>
      </w:r>
    </w:p>
    <w:p w14:paraId="1DE83C43" w14:textId="77777777" w:rsidR="000275A4" w:rsidRDefault="000275A4" w:rsidP="000275A4">
      <w:pPr>
        <w:pStyle w:val="Nadpis2"/>
      </w:pPr>
      <w:bookmarkStart w:id="105" w:name="_Toc371134553"/>
      <w:bookmarkStart w:id="106" w:name="_Toc121292836"/>
      <w:bookmarkStart w:id="107" w:name="_Toc121293752"/>
      <w:bookmarkStart w:id="108" w:name="_GoBack"/>
      <w:bookmarkEnd w:id="108"/>
      <w:r>
        <w:t>Práce s Průzkumníkem</w:t>
      </w:r>
      <w:bookmarkEnd w:id="105"/>
      <w:bookmarkEnd w:id="106"/>
      <w:bookmarkEnd w:id="107"/>
    </w:p>
    <w:p w14:paraId="715C931B" w14:textId="77777777" w:rsidR="000275A4" w:rsidRDefault="000275A4" w:rsidP="000275A4">
      <w:pPr>
        <w:pStyle w:val="bn"/>
      </w:pPr>
      <w:r>
        <w:t>Průzkumník vám umožní získat velmi dobrý přehled o struktuře vašeho počítače, pomocí něj můžete pracovat se soubory i složkami. Složky lze kopírovat, přemisťovat, mazat; totéž můžete provádět i se soubory.</w:t>
      </w:r>
    </w:p>
    <w:p w14:paraId="07845891" w14:textId="77777777" w:rsidR="000275A4" w:rsidRDefault="000275A4" w:rsidP="000275A4">
      <w:pPr>
        <w:pStyle w:val="Nadpis3"/>
      </w:pPr>
      <w:bookmarkStart w:id="109" w:name="_Toc371134558"/>
      <w:bookmarkStart w:id="110" w:name="_Toc121292837"/>
      <w:bookmarkStart w:id="111" w:name="_Toc121293753"/>
      <w:r>
        <w:t>Přesouvání, kopírování a mazání souborů</w:t>
      </w:r>
      <w:bookmarkEnd w:id="109"/>
      <w:bookmarkEnd w:id="110"/>
      <w:bookmarkEnd w:id="111"/>
    </w:p>
    <w:p w14:paraId="7B46598F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Přesouvání</w:t>
      </w:r>
      <w:r>
        <w:t xml:space="preserve"> - lze jej provádět přetáhnutím myší při stisknutém levém tlačítku do cílového místa,</w:t>
      </w:r>
    </w:p>
    <w:p w14:paraId="54E6CD91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Kopírování</w:t>
      </w:r>
      <w:r>
        <w:t xml:space="preserve"> - při přesunu je třeba držet stisknutou klávesu </w:t>
      </w:r>
      <w:r>
        <w:rPr>
          <w:b/>
        </w:rPr>
        <w:t>Ctrl</w:t>
      </w:r>
      <w:r>
        <w:t xml:space="preserve"> - u symbolu souboru se objeví znaménko plus, které se při přesunu nezobrazovalo.</w:t>
      </w:r>
    </w:p>
    <w:p w14:paraId="35690F04" w14:textId="77777777" w:rsidR="000275A4" w:rsidRDefault="00FD02CB" w:rsidP="000275A4">
      <w:pPr>
        <w:pStyle w:val="bn"/>
      </w:pPr>
      <w:r>
        <w:rPr>
          <w:noProof/>
        </w:rPr>
        <w:pict w14:anchorId="10DAC3DB">
          <v:group id="_x0000_s1026" style="position:absolute;left:0;text-align:left;margin-left:184.6pt;margin-top:11.35pt;width:12.8pt;height:12.8pt;z-index:251660288" coordsize="20000,20000" o:allowincell="f">
            <v:oval id="_x0000_s1027" style="position:absolute;width:20000;height:20000" filled="f" strokeweight="1.5pt"/>
            <v:line id="_x0000_s1028" style="position:absolute" from="2891,4375" to="17031,16250" strokeweight="1.5pt">
              <v:stroke startarrowwidth="narrow" startarrowlength="short" endarrowwidth="narrow" endarrowlength="short"/>
            </v:line>
          </v:group>
        </w:pict>
      </w:r>
      <w:r w:rsidR="000275A4">
        <w:t xml:space="preserve">Pokud se snažíte složku nebo soubor umístit někam, kam to není možné, signalizuje to Průzkumník u ikonky složky nebo souboru symbolem </w:t>
      </w:r>
      <w:bookmarkStart w:id="112" w:name="_Toc349615422"/>
      <w:bookmarkStart w:id="113" w:name="_Toc349615680"/>
      <w:r w:rsidR="000275A4">
        <w:t xml:space="preserve">       </w:t>
      </w:r>
    </w:p>
    <w:p w14:paraId="1A71D00B" w14:textId="77777777"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Vymazání</w:t>
      </w:r>
      <w:r>
        <w:t xml:space="preserve"> - klepněte myší na soubor který chcete vymazat (zvýrazní se) a stiskněte klávesu </w:t>
      </w:r>
      <w:r>
        <w:rPr>
          <w:b/>
        </w:rPr>
        <w:t>Delete</w:t>
      </w:r>
      <w:r>
        <w:t xml:space="preserve">. Průzkumník žádá ještě o potvrzení této operace; i když stisknete </w:t>
      </w:r>
      <w:r>
        <w:rPr>
          <w:b/>
        </w:rPr>
        <w:t>Ano</w:t>
      </w:r>
      <w:r>
        <w:t>, není vše ztraceno, neboť soubor byl přesunut do koše, odkud ho můžete kdykoliv vytáhnout zpět (samozřejmě pokud koš nevysypete).</w:t>
      </w:r>
    </w:p>
    <w:p w14:paraId="1B46E355" w14:textId="77777777" w:rsidR="000275A4" w:rsidRDefault="000275A4" w:rsidP="000275A4">
      <w:pPr>
        <w:pStyle w:val="Nadpis3"/>
      </w:pPr>
      <w:bookmarkStart w:id="114" w:name="_Toc371134559"/>
      <w:bookmarkStart w:id="115" w:name="_Toc121292838"/>
      <w:bookmarkStart w:id="116" w:name="_Toc121293754"/>
      <w:r>
        <w:t>Hlavní menu</w:t>
      </w:r>
      <w:bookmarkEnd w:id="114"/>
      <w:bookmarkEnd w:id="115"/>
      <w:bookmarkEnd w:id="116"/>
    </w:p>
    <w:p w14:paraId="098BE33D" w14:textId="77777777" w:rsidR="000275A4" w:rsidRDefault="000275A4" w:rsidP="000275A4">
      <w:pPr>
        <w:pStyle w:val="bn"/>
      </w:pPr>
      <w:r>
        <w:t>Hlavní menu je pro všechna okna v podstatě až na drobnosti stejné; proto se jím zde budeme zabývat podrobněji.</w:t>
      </w:r>
    </w:p>
    <w:p w14:paraId="569946D8" w14:textId="77777777" w:rsidR="000275A4" w:rsidRDefault="000275A4" w:rsidP="000275A4">
      <w:pPr>
        <w:pStyle w:val="bn"/>
      </w:pPr>
      <w:r>
        <w:t xml:space="preserve">Každá položka hlavního menu má na „starosti“ určitý okruh práce s Průzkumníkem. Klepnete-li myší na položku, rozvine se do roletky, ve které tak zpřístupní své příkazy. Roletku lze vysunout i příkazem z klávesnice; podržte klávesu </w:t>
      </w:r>
      <w:r>
        <w:rPr>
          <w:b/>
        </w:rPr>
        <w:t xml:space="preserve">Alt </w:t>
      </w:r>
      <w:r>
        <w:t xml:space="preserve">a stiskněte klávesu se znakem, který je v položce hlavního menu podtržen - např. v položce </w:t>
      </w:r>
      <w:r>
        <w:rPr>
          <w:b/>
          <w:u w:val="single"/>
        </w:rPr>
        <w:t>S</w:t>
      </w:r>
      <w:r>
        <w:rPr>
          <w:b/>
        </w:rPr>
        <w:t xml:space="preserve">oubor </w:t>
      </w:r>
      <w:r>
        <w:t xml:space="preserve">je to </w:t>
      </w:r>
      <w:r>
        <w:rPr>
          <w:b/>
        </w:rPr>
        <w:t>S</w:t>
      </w:r>
      <w:r>
        <w:t xml:space="preserve">. V rozvinutých roletkách vyberete žádanou položku již pouhým stiskem klávesy se znakem jež je v položce podtržen bez nutnosti držet klávesu </w:t>
      </w:r>
      <w:r>
        <w:rPr>
          <w:b/>
        </w:rPr>
        <w:t>Alt</w:t>
      </w:r>
      <w:r>
        <w:t>.</w:t>
      </w:r>
    </w:p>
    <w:p w14:paraId="513FA256" w14:textId="77777777" w:rsidR="000275A4" w:rsidRDefault="000275A4" w:rsidP="000275A4">
      <w:pPr>
        <w:pStyle w:val="Nadpis1"/>
      </w:pPr>
      <w:bookmarkStart w:id="117" w:name="_Toc371134563"/>
      <w:bookmarkStart w:id="118" w:name="_Toc121292839"/>
      <w:bookmarkStart w:id="119" w:name="_Toc121293755"/>
      <w:r>
        <w:t>Prohlížeč schránky, práce se schránkou</w:t>
      </w:r>
      <w:bookmarkEnd w:id="117"/>
      <w:bookmarkEnd w:id="118"/>
      <w:bookmarkEnd w:id="119"/>
    </w:p>
    <w:p w14:paraId="11439D3A" w14:textId="77777777" w:rsidR="000275A4" w:rsidRDefault="000275A4" w:rsidP="000275A4">
      <w:pPr>
        <w:pStyle w:val="bn"/>
      </w:pPr>
      <w:r>
        <w:t xml:space="preserve">Výhodnou a velmi využívanou je ve </w:t>
      </w:r>
      <w:r>
        <w:rPr>
          <w:i/>
        </w:rPr>
        <w:t>Windows</w:t>
      </w:r>
      <w:r>
        <w:t xml:space="preserve"> </w:t>
      </w:r>
      <w:r>
        <w:rPr>
          <w:i/>
        </w:rPr>
        <w:t>95</w:t>
      </w:r>
      <w:r>
        <w:t xml:space="preserve"> tzv. </w:t>
      </w:r>
      <w:r>
        <w:rPr>
          <w:b/>
        </w:rPr>
        <w:t>schránka</w:t>
      </w:r>
      <w:r>
        <w:t xml:space="preserve">  s těmito vlastnostmi:</w:t>
      </w:r>
    </w:p>
    <w:p w14:paraId="69F387B2" w14:textId="77777777" w:rsidR="000275A4" w:rsidRDefault="000275A4" w:rsidP="000275A4">
      <w:pPr>
        <w:numPr>
          <w:ilvl w:val="0"/>
          <w:numId w:val="1"/>
        </w:numPr>
        <w:spacing w:before="120" w:line="240" w:lineRule="atLeast"/>
        <w:jc w:val="both"/>
      </w:pPr>
      <w:r>
        <w:lastRenderedPageBreak/>
        <w:t>umožňuje přenášet data v rámci jednoho dokumentu, mezi jednotlivými dokumenty v jednom programu a také mezi programy navzájem,</w:t>
      </w:r>
    </w:p>
    <w:p w14:paraId="3EA99866" w14:textId="77777777" w:rsidR="000275A4" w:rsidRDefault="000275A4" w:rsidP="000275A4">
      <w:pPr>
        <w:numPr>
          <w:ilvl w:val="0"/>
          <w:numId w:val="1"/>
        </w:numPr>
        <w:spacing w:line="240" w:lineRule="atLeast"/>
        <w:ind w:left="568" w:hanging="284"/>
        <w:jc w:val="both"/>
      </w:pPr>
      <w:r>
        <w:t xml:space="preserve">data ze schránky lze umísťovat na pracovní plochu </w:t>
      </w:r>
      <w:r>
        <w:rPr>
          <w:i/>
        </w:rPr>
        <w:t>Windows</w:t>
      </w:r>
      <w:r>
        <w:t xml:space="preserve"> </w:t>
      </w:r>
      <w:r>
        <w:rPr>
          <w:i/>
        </w:rPr>
        <w:t>95,</w:t>
      </w:r>
      <w:r>
        <w:t xml:space="preserve"> nebo i do složek; tak vznikají specifické dokumenty, které se pak mohou umísťovat do aplikací.</w:t>
      </w:r>
    </w:p>
    <w:p w14:paraId="0B4847A4" w14:textId="77777777" w:rsidR="000275A4" w:rsidRDefault="000275A4" w:rsidP="000275A4">
      <w:pPr>
        <w:pStyle w:val="bn"/>
      </w:pPr>
      <w:r>
        <w:t xml:space="preserve">Práci se schránkou má na starosti položka v hlavním menu jakéhokoliv okna </w:t>
      </w:r>
      <w:r>
        <w:rPr>
          <w:i/>
        </w:rPr>
        <w:t>Windows</w:t>
      </w:r>
      <w:r>
        <w:t xml:space="preserve"> </w:t>
      </w:r>
      <w:r>
        <w:rPr>
          <w:i/>
        </w:rPr>
        <w:t>95</w:t>
      </w:r>
      <w:r>
        <w:t xml:space="preserve"> </w:t>
      </w:r>
      <w:r>
        <w:rPr>
          <w:b/>
        </w:rPr>
        <w:t>Úpravy</w:t>
      </w:r>
      <w:r>
        <w:t xml:space="preserve"> s příkazy </w:t>
      </w:r>
      <w:r>
        <w:rPr>
          <w:b/>
        </w:rPr>
        <w:t>Vyjmout</w:t>
      </w:r>
      <w:r>
        <w:t xml:space="preserve">, </w:t>
      </w:r>
      <w:r>
        <w:rPr>
          <w:b/>
        </w:rPr>
        <w:t>Kopírovat</w:t>
      </w:r>
      <w:r>
        <w:t xml:space="preserve">, </w:t>
      </w:r>
      <w:r>
        <w:rPr>
          <w:b/>
        </w:rPr>
        <w:t>Vložit</w:t>
      </w:r>
      <w:r>
        <w:t xml:space="preserve"> a </w:t>
      </w:r>
      <w:r>
        <w:rPr>
          <w:b/>
        </w:rPr>
        <w:t>Vložit</w:t>
      </w:r>
      <w:r>
        <w:t xml:space="preserve"> </w:t>
      </w:r>
      <w:r>
        <w:rPr>
          <w:b/>
        </w:rPr>
        <w:t>jinak</w:t>
      </w:r>
      <w:r>
        <w:t>. První tři příkazy jsou také dostupné pomocí tlačítek v panelu nástrojů.</w:t>
      </w:r>
    </w:p>
    <w:p w14:paraId="6EF11619" w14:textId="77777777" w:rsidR="000275A4" w:rsidRDefault="000275A4" w:rsidP="000275A4">
      <w:pPr>
        <w:pStyle w:val="Nadpis1"/>
        <w:rPr>
          <w:caps/>
        </w:rPr>
      </w:pPr>
      <w:bookmarkStart w:id="120" w:name="_Toc371134565"/>
      <w:bookmarkStart w:id="121" w:name="_Toc121292840"/>
      <w:bookmarkStart w:id="122" w:name="_Toc121293756"/>
      <w:r>
        <w:rPr>
          <w:caps/>
        </w:rPr>
        <w:t>S</w:t>
      </w:r>
      <w:r>
        <w:t>ystémové nástroje</w:t>
      </w:r>
      <w:bookmarkEnd w:id="120"/>
      <w:bookmarkEnd w:id="121"/>
      <w:bookmarkEnd w:id="122"/>
    </w:p>
    <w:p w14:paraId="31E9ADC6" w14:textId="77777777" w:rsidR="000275A4" w:rsidRDefault="000275A4" w:rsidP="000275A4">
      <w:pPr>
        <w:pStyle w:val="bn"/>
      </w:pPr>
      <w:r>
        <w:t xml:space="preserve">S </w:t>
      </w:r>
      <w:r>
        <w:rPr>
          <w:i/>
        </w:rPr>
        <w:t>Windows 95</w:t>
      </w:r>
      <w:r>
        <w:t xml:space="preserve"> je dodáváno několik důležitých programů pro správu operačního a diskového systému počítače. Tyto programy najdete v menu </w:t>
      </w:r>
      <w:r>
        <w:rPr>
          <w:b/>
        </w:rPr>
        <w:t>Start/Programy/Příslušenství/Systémové nástroje</w:t>
      </w:r>
      <w:r>
        <w:t xml:space="preserve">. </w:t>
      </w:r>
    </w:p>
    <w:p w14:paraId="6CBC65F6" w14:textId="77777777" w:rsidR="000275A4" w:rsidRDefault="000275A4" w:rsidP="000275A4">
      <w:pPr>
        <w:pStyle w:val="bn"/>
      </w:pPr>
      <w:r>
        <w:t>Zde bude zmínka pouze o těchto čtyřech:</w:t>
      </w:r>
    </w:p>
    <w:p w14:paraId="12A070D3" w14:textId="77777777" w:rsidR="000275A4" w:rsidRDefault="000275A4" w:rsidP="000275A4">
      <w:pPr>
        <w:pStyle w:val="Mjnormaln"/>
        <w:ind w:left="284"/>
        <w:jc w:val="both"/>
      </w:pPr>
      <w:r>
        <w:rPr>
          <w:b/>
        </w:rPr>
        <w:t>Zálohování</w:t>
      </w:r>
      <w:r>
        <w:t xml:space="preserve"> - program pro zálohování dat,</w:t>
      </w:r>
    </w:p>
    <w:p w14:paraId="30151C34" w14:textId="77777777" w:rsidR="000275A4" w:rsidRDefault="000275A4" w:rsidP="000275A4">
      <w:pPr>
        <w:pStyle w:val="Mjnormaln"/>
        <w:ind w:left="284"/>
        <w:jc w:val="both"/>
      </w:pPr>
      <w:r>
        <w:rPr>
          <w:b/>
        </w:rPr>
        <w:t>Defragmentace disku</w:t>
      </w:r>
      <w:r>
        <w:t xml:space="preserve"> - odstranění fragmentace souborů na disku počítače,</w:t>
      </w:r>
    </w:p>
    <w:p w14:paraId="34E7D0A8" w14:textId="77777777" w:rsidR="000275A4" w:rsidRDefault="000275A4" w:rsidP="000275A4">
      <w:pPr>
        <w:pStyle w:val="Mjnormaln"/>
        <w:ind w:left="284"/>
        <w:jc w:val="both"/>
      </w:pPr>
      <w:r>
        <w:rPr>
          <w:b/>
        </w:rPr>
        <w:t>DriveSpace</w:t>
      </w:r>
      <w:r>
        <w:t xml:space="preserve"> - komprimace dat na pevném disku a uvolněním prostoru,</w:t>
      </w:r>
    </w:p>
    <w:p w14:paraId="3C3C87BC" w14:textId="77777777" w:rsidR="000275A4" w:rsidRDefault="000275A4" w:rsidP="000275A4">
      <w:pPr>
        <w:pStyle w:val="Mjnormaln"/>
        <w:ind w:left="284"/>
        <w:jc w:val="both"/>
      </w:pPr>
      <w:r>
        <w:rPr>
          <w:b/>
        </w:rPr>
        <w:t>ScanDisk</w:t>
      </w:r>
      <w:r>
        <w:t xml:space="preserve"> - program pro hledání a odstraňování závad na pevném disku.</w:t>
      </w:r>
    </w:p>
    <w:p w14:paraId="793014CE" w14:textId="77777777" w:rsidR="000275A4" w:rsidRDefault="000275A4" w:rsidP="000275A4">
      <w:pPr>
        <w:pStyle w:val="bn"/>
      </w:pPr>
      <w:r>
        <w:t xml:space="preserve">Podrobnější informace o těchto a dalších programech této skupiny získáte v </w:t>
      </w:r>
      <w:r>
        <w:sym w:font="Arial" w:char="005B"/>
      </w:r>
      <w:r>
        <w:t>4</w:t>
      </w:r>
      <w:r>
        <w:sym w:font="Arial" w:char="005D"/>
      </w:r>
      <w:r>
        <w:t>.</w:t>
      </w:r>
    </w:p>
    <w:p w14:paraId="449B170D" w14:textId="77777777" w:rsidR="000275A4" w:rsidRDefault="000275A4" w:rsidP="000275A4">
      <w:pPr>
        <w:pStyle w:val="Nadpis1"/>
      </w:pPr>
      <w:bookmarkStart w:id="123" w:name="_Toc371134566"/>
      <w:bookmarkStart w:id="124" w:name="_Toc121292841"/>
      <w:bookmarkStart w:id="125" w:name="_Toc121293757"/>
      <w:r>
        <w:t>Zálohování</w:t>
      </w:r>
      <w:bookmarkEnd w:id="123"/>
      <w:bookmarkEnd w:id="124"/>
      <w:bookmarkEnd w:id="125"/>
    </w:p>
    <w:p w14:paraId="0CD01D13" w14:textId="77777777" w:rsidR="000275A4" w:rsidRDefault="000275A4" w:rsidP="000275A4">
      <w:pPr>
        <w:pStyle w:val="bn"/>
      </w:pPr>
      <w:r>
        <w:t>Program zálohování slouží k vytvoření kopie dat na počítači. Pracuje tak, že data která vyberete, umístí do jiného souboru a ten pak zkopíruje na místo, které mu určíte; zároveň si pamatuje, která data a odkud byla převzata.</w:t>
      </w:r>
    </w:p>
    <w:p w14:paraId="26F82318" w14:textId="77777777" w:rsidR="000275A4" w:rsidRDefault="000275A4" w:rsidP="000275A4">
      <w:pPr>
        <w:pStyle w:val="bn"/>
      </w:pPr>
      <w:r>
        <w:t>Zálohování se obvykle provádí na externí médium (pásku, optický disk, disk serveru apod.).</w:t>
      </w:r>
    </w:p>
    <w:p w14:paraId="1867043F" w14:textId="77777777" w:rsidR="000275A4" w:rsidRDefault="000275A4" w:rsidP="000275A4">
      <w:pPr>
        <w:pStyle w:val="Nadpis1"/>
      </w:pPr>
      <w:bookmarkStart w:id="126" w:name="_Toc371134567"/>
      <w:bookmarkStart w:id="127" w:name="_Toc121292842"/>
      <w:bookmarkStart w:id="128" w:name="_Toc121293758"/>
      <w:r>
        <w:t>Defragmentace disku</w:t>
      </w:r>
      <w:bookmarkEnd w:id="126"/>
      <w:bookmarkEnd w:id="127"/>
      <w:bookmarkEnd w:id="128"/>
    </w:p>
    <w:p w14:paraId="431AA507" w14:textId="77777777" w:rsidR="000275A4" w:rsidRDefault="000275A4" w:rsidP="000275A4">
      <w:pPr>
        <w:pStyle w:val="bn"/>
      </w:pPr>
      <w:r>
        <w:t>Po spuštění programu se objeví úvodní dialogový panel žádající výběr disku; pak program disk analyzuje a zobrazí hlášení týkající se fragmentace disku. Je-li tato fragmentace malá (řádově procenta z celkové kapacity disku), nepřinese defragmentace hmatatelné výsledky, nicméně nic se tím nepokazí. Kromě spuštění defragmentace (</w:t>
      </w:r>
      <w:r>
        <w:rPr>
          <w:b/>
        </w:rPr>
        <w:t>Start</w:t>
      </w:r>
      <w:r>
        <w:t>), volby jiného disku (</w:t>
      </w:r>
      <w:r>
        <w:rPr>
          <w:b/>
        </w:rPr>
        <w:t>Vybrat jednotku</w:t>
      </w:r>
      <w:r>
        <w:t xml:space="preserve">) nebo ukončení programu je zde tlačítko </w:t>
      </w:r>
      <w:r>
        <w:rPr>
          <w:b/>
        </w:rPr>
        <w:t>Další...</w:t>
      </w:r>
      <w:r>
        <w:t xml:space="preserve"> sloužící k nastavení důležitých parametrů.</w:t>
      </w:r>
    </w:p>
    <w:p w14:paraId="7039C399" w14:textId="77777777" w:rsidR="000275A4" w:rsidRDefault="000275A4" w:rsidP="000275A4">
      <w:pPr>
        <w:pStyle w:val="Nadpis1"/>
      </w:pPr>
      <w:bookmarkStart w:id="129" w:name="_Toc371134572"/>
      <w:bookmarkStart w:id="130" w:name="_Toc121292843"/>
      <w:bookmarkStart w:id="131" w:name="_Toc121293759"/>
      <w:r>
        <w:t>Tiskárny</w:t>
      </w:r>
      <w:bookmarkEnd w:id="129"/>
      <w:bookmarkEnd w:id="130"/>
      <w:bookmarkEnd w:id="131"/>
    </w:p>
    <w:p w14:paraId="7311BE6A" w14:textId="77777777" w:rsidR="000275A4" w:rsidRDefault="000275A4" w:rsidP="000275A4">
      <w:pPr>
        <w:pStyle w:val="bn"/>
      </w:pPr>
      <w:r>
        <w:t xml:space="preserve">Poklepnete-li na složku </w:t>
      </w:r>
      <w:r>
        <w:rPr>
          <w:b/>
        </w:rPr>
        <w:t>Tiskárny</w:t>
      </w:r>
      <w:r>
        <w:t>, objeví se stejnojmenný dialogový panel pro práci s tiskárnami. Největší část tohoto panelu zabírá okno, které obsahuje ikony nainstalovaných tiskáren (resp. jejich ovladačů), a ikonu která je přítomná vždy -</w:t>
      </w:r>
      <w:r>
        <w:rPr>
          <w:b/>
        </w:rPr>
        <w:t xml:space="preserve"> Přidat tiskárnu</w:t>
      </w:r>
      <w:r>
        <w:t>.</w:t>
      </w:r>
    </w:p>
    <w:p w14:paraId="0AC2CFD6" w14:textId="77777777" w:rsidR="000275A4" w:rsidRDefault="000275A4" w:rsidP="000275A4">
      <w:pPr>
        <w:pStyle w:val="Nadpis2"/>
      </w:pPr>
      <w:bookmarkStart w:id="132" w:name="_Toc371134573"/>
      <w:bookmarkStart w:id="133" w:name="_Toc121292844"/>
      <w:bookmarkStart w:id="134" w:name="_Toc121293760"/>
      <w:r>
        <w:t>Instalace nové tiskárny</w:t>
      </w:r>
      <w:bookmarkEnd w:id="132"/>
      <w:bookmarkEnd w:id="133"/>
      <w:bookmarkEnd w:id="134"/>
    </w:p>
    <w:p w14:paraId="6EAC0ACC" w14:textId="77777777" w:rsidR="000275A4" w:rsidRDefault="000275A4" w:rsidP="000275A4">
      <w:pPr>
        <w:pStyle w:val="bn"/>
      </w:pPr>
      <w:r>
        <w:t xml:space="preserve">Již při instalaci samotných </w:t>
      </w:r>
      <w:r>
        <w:rPr>
          <w:i/>
        </w:rPr>
        <w:t>Windows 95</w:t>
      </w:r>
      <w:r>
        <w:t xml:space="preserve"> je možné ovladače tiskáren nainstalovat; nicméně vždy nastane potřeba nainstalovat nový ovladač tiskárny. K instalaci nové tiskárny slouží právě výše zmíněná ikona </w:t>
      </w:r>
      <w:r>
        <w:rPr>
          <w:b/>
        </w:rPr>
        <w:t>Přidat tiskárnu</w:t>
      </w:r>
      <w:r>
        <w:t>.</w:t>
      </w:r>
    </w:p>
    <w:p w14:paraId="59272DF1" w14:textId="77777777" w:rsidR="000275A4" w:rsidRDefault="000275A4" w:rsidP="000275A4">
      <w:pPr>
        <w:pStyle w:val="Nadpis2"/>
      </w:pPr>
      <w:bookmarkStart w:id="135" w:name="_Toc371134574"/>
      <w:bookmarkStart w:id="136" w:name="_Toc121292845"/>
      <w:bookmarkStart w:id="137" w:name="_Toc121293761"/>
      <w:r>
        <w:t>Konfigurace tiskáren</w:t>
      </w:r>
      <w:bookmarkEnd w:id="135"/>
      <w:bookmarkEnd w:id="136"/>
      <w:bookmarkEnd w:id="137"/>
    </w:p>
    <w:p w14:paraId="4F1A5DE0" w14:textId="77777777" w:rsidR="000275A4" w:rsidRDefault="000275A4" w:rsidP="000275A4">
      <w:pPr>
        <w:pStyle w:val="bn"/>
      </w:pPr>
      <w:r>
        <w:t>Po vytištění kontrolní stránky je tiskárna nainstalována; je však vhodné provést ještě její podrobnější konfiguraci.</w:t>
      </w:r>
    </w:p>
    <w:p w14:paraId="419046B9" w14:textId="77777777" w:rsidR="000275A4" w:rsidRDefault="000275A4" w:rsidP="000275A4">
      <w:pPr>
        <w:pStyle w:val="Nadpis1"/>
      </w:pPr>
      <w:bookmarkStart w:id="138" w:name="_Toc371134577"/>
      <w:bookmarkStart w:id="139" w:name="_Toc121292846"/>
      <w:bookmarkStart w:id="140" w:name="_Toc121293762"/>
      <w:r>
        <w:t>Přidat nebo ubrat programy</w:t>
      </w:r>
      <w:bookmarkEnd w:id="138"/>
      <w:bookmarkEnd w:id="139"/>
      <w:bookmarkEnd w:id="140"/>
    </w:p>
    <w:p w14:paraId="56F5F3B5" w14:textId="77777777" w:rsidR="000275A4" w:rsidRDefault="000275A4" w:rsidP="000275A4">
      <w:pPr>
        <w:pStyle w:val="bn"/>
      </w:pPr>
      <w:r>
        <w:t xml:space="preserve">Software, který potřebujete využívat na svém počítači nainstalujete do </w:t>
      </w:r>
      <w:r>
        <w:rPr>
          <w:i/>
        </w:rPr>
        <w:t>Windows 95</w:t>
      </w:r>
      <w:r>
        <w:t xml:space="preserve">  pomocí tohoto ovládacího panelu. Dostanete se do něj buď z menu </w:t>
      </w:r>
      <w:r>
        <w:rPr>
          <w:b/>
        </w:rPr>
        <w:t xml:space="preserve">Start/nastavení/Ovládací panely </w:t>
      </w:r>
      <w:r>
        <w:t xml:space="preserve">a poklepáním na ikonu tohoto panelu, nebo přes ikonu </w:t>
      </w:r>
      <w:r>
        <w:rPr>
          <w:b/>
        </w:rPr>
        <w:t>Tento počítač</w:t>
      </w:r>
      <w:r>
        <w:t xml:space="preserve"> na pracovní ploše.</w:t>
      </w:r>
    </w:p>
    <w:p w14:paraId="3493520D" w14:textId="77777777" w:rsidR="000275A4" w:rsidRDefault="000275A4" w:rsidP="000275A4">
      <w:pPr>
        <w:pStyle w:val="bn"/>
      </w:pPr>
      <w:r>
        <w:t>Po aktivaci této ikony se objeví na obrazovce dialogový panel se třemi záložkami:</w:t>
      </w:r>
    </w:p>
    <w:p w14:paraId="12BF9AC3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Aplikace,</w:t>
      </w:r>
    </w:p>
    <w:p w14:paraId="5BA0DCBE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Systém,</w:t>
      </w:r>
    </w:p>
    <w:p w14:paraId="45413DD0" w14:textId="77777777"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Spouštěcí disketa.</w:t>
      </w:r>
    </w:p>
    <w:p w14:paraId="72ED37C4" w14:textId="77777777" w:rsidR="000275A4" w:rsidRDefault="000275A4" w:rsidP="000275A4">
      <w:pPr>
        <w:pStyle w:val="Nadpis1"/>
      </w:pPr>
      <w:bookmarkStart w:id="141" w:name="_Toc371134578"/>
      <w:bookmarkStart w:id="142" w:name="_Toc121292847"/>
      <w:bookmarkStart w:id="143" w:name="_Toc121293763"/>
      <w:r>
        <w:lastRenderedPageBreak/>
        <w:t>Nastavení systémových parametrů</w:t>
      </w:r>
      <w:bookmarkEnd w:id="141"/>
      <w:bookmarkEnd w:id="142"/>
      <w:bookmarkEnd w:id="143"/>
    </w:p>
    <w:p w14:paraId="118146ED" w14:textId="77777777" w:rsidR="000275A4" w:rsidRDefault="000275A4" w:rsidP="000275A4">
      <w:pPr>
        <w:pStyle w:val="bn"/>
      </w:pPr>
      <w:r>
        <w:t xml:space="preserve">Okno </w:t>
      </w:r>
      <w:r>
        <w:rPr>
          <w:b/>
        </w:rPr>
        <w:t>Ovládací panely</w:t>
      </w:r>
      <w:r>
        <w:t xml:space="preserve">, které má na starosti nastavování systémových parametrů můžete vyvolat buď přes nabídku </w:t>
      </w:r>
      <w:r>
        <w:rPr>
          <w:b/>
        </w:rPr>
        <w:t>Start/Nastavení/Ovládací panely</w:t>
      </w:r>
      <w:r>
        <w:t xml:space="preserve"> nebo ikonku na pracovní ploše </w:t>
      </w:r>
      <w:r>
        <w:rPr>
          <w:b/>
        </w:rPr>
        <w:t>Tento počítač/Ovládací panely</w:t>
      </w:r>
      <w:r>
        <w:t>.</w:t>
      </w:r>
      <w:bookmarkEnd w:id="112"/>
      <w:bookmarkEnd w:id="113"/>
    </w:p>
    <w:p w14:paraId="278ABB28" w14:textId="77777777" w:rsidR="000275A4" w:rsidRDefault="000275A4" w:rsidP="000275A4">
      <w:pPr>
        <w:pStyle w:val="bn"/>
      </w:pPr>
    </w:p>
    <w:p w14:paraId="103AA4D5" w14:textId="77777777" w:rsidR="008565BA" w:rsidRDefault="008565BA"/>
    <w:sectPr w:rsidR="008565BA" w:rsidSect="008565BA">
      <w:footerReference w:type="default" r:id="rId14"/>
      <w:footnotePr>
        <w:numFmt w:val="lowerLetter"/>
        <w:numRestart w:val="eachSect"/>
      </w:footnotePr>
      <w:endnotePr>
        <w:numFmt w:val="lowerLetter"/>
      </w:endnote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60" w:author="Skřivánek" w:date="2012-01-08T13:25:00Z" w:initials="S">
    <w:p w14:paraId="761E21CD" w14:textId="77777777" w:rsidR="00073E7A" w:rsidRDefault="00073E7A">
      <w:pPr>
        <w:pStyle w:val="Textkomente"/>
      </w:pPr>
      <w:r>
        <w:rPr>
          <w:rStyle w:val="Odkaznakoment"/>
        </w:rPr>
        <w:annotationRef/>
      </w:r>
      <w:r>
        <w:t>Documnety</w:t>
      </w:r>
    </w:p>
  </w:comment>
  <w:comment w:id="98" w:author="Skřivánek" w:date="2012-01-08T13:26:00Z" w:initials="S">
    <w:p w14:paraId="7D03B61F" w14:textId="77777777" w:rsidR="00073E7A" w:rsidRDefault="00073E7A">
      <w:pPr>
        <w:pStyle w:val="Textkomente"/>
      </w:pPr>
      <w:r>
        <w:rPr>
          <w:rStyle w:val="Odkaznakoment"/>
        </w:rPr>
        <w:annotationRef/>
      </w:r>
      <w:r>
        <w:t>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61E21CD" w15:done="0"/>
  <w15:commentEx w15:paraId="7D03B61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61E21CD" w16cid:durableId="2209FCCA"/>
  <w16cid:commentId w16cid:paraId="7D03B61F" w16cid:durableId="2209FC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D79AE" w14:textId="77777777" w:rsidR="00FD02CB" w:rsidRDefault="00FD02CB" w:rsidP="000275A4">
      <w:r>
        <w:separator/>
      </w:r>
    </w:p>
  </w:endnote>
  <w:endnote w:type="continuationSeparator" w:id="0">
    <w:p w14:paraId="09978B76" w14:textId="77777777" w:rsidR="00FD02CB" w:rsidRDefault="00FD02CB" w:rsidP="000275A4">
      <w:r>
        <w:continuationSeparator/>
      </w:r>
    </w:p>
  </w:endnote>
  <w:endnote w:id="1">
    <w:p w14:paraId="27C4569C" w14:textId="77777777" w:rsidR="000275A4" w:rsidRDefault="000275A4" w:rsidP="000275A4">
      <w:pPr>
        <w:pStyle w:val="bn"/>
      </w:pPr>
      <w:r>
        <w:rPr>
          <w:rStyle w:val="Odkaznavysvtlivky"/>
        </w:rPr>
        <w:sym w:font="Symbol" w:char="F02A"/>
      </w:r>
      <w:r>
        <w:t xml:space="preserve"> Spouští OS v nouzovém stavu, vynechává startovací soubory a zobrazuje pouze příkazovou řádku (Shift+F5). </w:t>
      </w:r>
    </w:p>
  </w:endnote>
  <w:endnote w:id="2">
    <w:p w14:paraId="323B773D" w14:textId="77777777" w:rsidR="000275A4" w:rsidRDefault="000275A4" w:rsidP="000275A4">
      <w:pPr>
        <w:pStyle w:val="Textvysvtlivek"/>
      </w:pPr>
      <w:r>
        <w:rPr>
          <w:rStyle w:val="Odkaznavysvtlivky"/>
        </w:rPr>
        <w:sym w:font="Symbol" w:char="F0B0"/>
      </w:r>
      <w:r>
        <w:t xml:space="preserve"> Spouští verzi MS-DOSu, která byla na počítači nainstalována před instalací </w:t>
      </w:r>
      <w:r>
        <w:rPr>
          <w:i/>
        </w:rPr>
        <w:t>Windows 95</w:t>
      </w:r>
      <w:r>
        <w:t xml:space="preserve"> (F4).</w:t>
      </w:r>
    </w:p>
    <w:p w14:paraId="2E5A2D76" w14:textId="77777777" w:rsidR="000275A4" w:rsidRDefault="000275A4" w:rsidP="000275A4">
      <w:pPr>
        <w:pStyle w:val="Textvysvtlivek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ustomXmlInsRangeStart w:id="144" w:author="Skřivánek" w:date="2012-01-08T13:20:00Z"/>
  <w:sdt>
    <w:sdtPr>
      <w:id w:val="8551929"/>
      <w:docPartObj>
        <w:docPartGallery w:val="Page Numbers (Bottom of Page)"/>
        <w:docPartUnique/>
      </w:docPartObj>
    </w:sdtPr>
    <w:sdtEndPr/>
    <w:sdtContent>
      <w:customXmlInsRangeEnd w:id="144"/>
      <w:p w14:paraId="5D0D1E4E" w14:textId="77777777" w:rsidR="00073E7A" w:rsidRDefault="00073E7A">
        <w:pPr>
          <w:pStyle w:val="Zpat"/>
          <w:jc w:val="center"/>
          <w:rPr>
            <w:ins w:id="145" w:author="Skřivánek" w:date="2012-01-08T13:20:00Z"/>
          </w:rPr>
        </w:pPr>
        <w:ins w:id="146" w:author="Skřivánek" w:date="2012-01-08T13:20:00Z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</w:ins>
        <w:r w:rsidR="00A44AF4">
          <w:rPr>
            <w:noProof/>
          </w:rPr>
          <w:t>4</w:t>
        </w:r>
        <w:ins w:id="147" w:author="Skřivánek" w:date="2012-01-08T13:20:00Z">
          <w:r>
            <w:fldChar w:fldCharType="end"/>
          </w:r>
        </w:ins>
      </w:p>
      <w:customXmlInsRangeStart w:id="148" w:author="Skřivánek" w:date="2012-01-08T13:20:00Z"/>
    </w:sdtContent>
  </w:sdt>
  <w:customXmlInsRangeEnd w:id="148"/>
  <w:p w14:paraId="5B50811B" w14:textId="77777777" w:rsidR="00073E7A" w:rsidRDefault="00073E7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DC20E4" w14:textId="77777777" w:rsidR="00FD02CB" w:rsidRDefault="00FD02CB" w:rsidP="000275A4">
      <w:r>
        <w:separator/>
      </w:r>
    </w:p>
  </w:footnote>
  <w:footnote w:type="continuationSeparator" w:id="0">
    <w:p w14:paraId="7C67BB5F" w14:textId="77777777" w:rsidR="00FD02CB" w:rsidRDefault="00FD02CB" w:rsidP="000275A4">
      <w:r>
        <w:continuationSeparator/>
      </w:r>
    </w:p>
  </w:footnote>
  <w:footnote w:id="1">
    <w:p w14:paraId="70D8624D" w14:textId="77777777" w:rsidR="00FC51A4" w:rsidRDefault="00FC51A4">
      <w:pPr>
        <w:pStyle w:val="Textpoznpodarou"/>
      </w:pPr>
      <w:r>
        <w:rPr>
          <w:rStyle w:val="Znakapoznpodarou"/>
        </w:rPr>
        <w:footnoteRef/>
      </w:r>
      <w:r>
        <w:t xml:space="preserve"> Haha</w:t>
      </w:r>
    </w:p>
  </w:footnote>
  <w:footnote w:id="2">
    <w:p w14:paraId="38401FD4" w14:textId="77777777" w:rsidR="00FC51A4" w:rsidRDefault="00FC51A4">
      <w:pPr>
        <w:pStyle w:val="Textpoznpodarou"/>
      </w:pPr>
      <w:r>
        <w:rPr>
          <w:rStyle w:val="Znakapoznpodarou"/>
        </w:rPr>
        <w:footnoteRef/>
      </w:r>
      <w:r>
        <w:t xml:space="preserve"> hoho</w:t>
      </w:r>
    </w:p>
  </w:footnote>
  <w:footnote w:id="3">
    <w:p w14:paraId="0F11EB99" w14:textId="77777777" w:rsidR="0039162B" w:rsidRDefault="0039162B">
      <w:pPr>
        <w:pStyle w:val="Textpoznpodarou"/>
      </w:pPr>
      <w:r w:rsidRPr="0039162B">
        <w:rPr>
          <w:rStyle w:val="Znakapoznpodarou"/>
        </w:rPr>
        <w:sym w:font="Symbol" w:char="F0A7"/>
      </w:r>
      <w:r>
        <w:t xml:space="preserve"> kapitola 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50A3976"/>
    <w:lvl w:ilvl="0">
      <w:numFmt w:val="decimal"/>
      <w:pStyle w:val="odsazen"/>
      <w:lvlText w:val="*"/>
      <w:lvlJc w:val="left"/>
    </w:lvl>
  </w:abstractNum>
  <w:abstractNum w:abstractNumId="1" w15:restartNumberingAfterBreak="0">
    <w:nsid w:val="2E9E2BEA"/>
    <w:multiLevelType w:val="multilevel"/>
    <w:tmpl w:val="1284B26C"/>
    <w:lvl w:ilvl="0">
      <w:start w:val="1"/>
      <w:numFmt w:val="decimal"/>
      <w:pStyle w:val="Nadpis1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174"/>
        </w:tabs>
        <w:ind w:left="576" w:hanging="12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741"/>
        </w:tabs>
        <w:ind w:left="720" w:firstLine="30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4A51436"/>
    <w:multiLevelType w:val="singleLevel"/>
    <w:tmpl w:val="93D280E0"/>
    <w:lvl w:ilvl="0">
      <w:start w:val="1"/>
      <w:numFmt w:val="decimal"/>
      <w:lvlText w:val="add %1)."/>
      <w:lvlJc w:val="left"/>
      <w:pPr>
        <w:tabs>
          <w:tab w:val="num" w:pos="720"/>
        </w:tabs>
        <w:ind w:left="360" w:hanging="360"/>
      </w:pPr>
    </w:lvl>
  </w:abstractNum>
  <w:abstractNum w:abstractNumId="3" w15:restartNumberingAfterBreak="0">
    <w:nsid w:val="56BA676F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E8A3670"/>
    <w:multiLevelType w:val="singleLevel"/>
    <w:tmpl w:val="5D68C9B2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num w:numId="1">
    <w:abstractNumId w:val="0"/>
    <w:lvlOverride w:ilvl="0">
      <w:lvl w:ilvl="0">
        <w:start w:val="1"/>
        <w:numFmt w:val="bullet"/>
        <w:pStyle w:val="odsazen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567" w:hanging="283"/>
        </w:pPr>
      </w:lvl>
    </w:lvlOverride>
  </w:num>
  <w:num w:numId="4">
    <w:abstractNumId w:val="0"/>
    <w:lvlOverride w:ilvl="0">
      <w:lvl w:ilvl="0">
        <w:start w:val="1"/>
        <w:numFmt w:val="bullet"/>
        <w:pStyle w:val="odsazen"/>
        <w:lvlText w:val=""/>
        <w:legacy w:legacy="1" w:legacySpace="0" w:legacyIndent="283"/>
        <w:lvlJc w:val="center"/>
        <w:pPr>
          <w:ind w:left="567" w:hanging="283"/>
        </w:pPr>
        <w:rPr>
          <w:rFonts w:ascii="Symbol" w:hAnsi="Symbol" w:hint="default"/>
        </w:rPr>
      </w:lvl>
    </w:lvlOverride>
  </w:num>
  <w:num w:numId="5">
    <w:abstractNumId w:val="1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outline"/>
  <w:zoom w:percent="100"/>
  <w:defaultTabStop w:val="708"/>
  <w:hyphenationZone w:val="425"/>
  <w:characterSpacingControl w:val="doNotCompress"/>
  <w:footnotePr>
    <w:numFmt w:val="lowerLetter"/>
    <w:numRestart w:val="eachSect"/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5A4"/>
    <w:rsid w:val="000275A4"/>
    <w:rsid w:val="00073E7A"/>
    <w:rsid w:val="0039162B"/>
    <w:rsid w:val="005C27C2"/>
    <w:rsid w:val="008565BA"/>
    <w:rsid w:val="008E0DD6"/>
    <w:rsid w:val="00966CE7"/>
    <w:rsid w:val="00A44AF4"/>
    <w:rsid w:val="00FC51A4"/>
    <w:rsid w:val="00FD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9901960"/>
  <w15:docId w15:val="{A49D1F95-A041-401D-B719-DA04C55A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  <w:rsid w:val="000275A4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0275A4"/>
    <w:pPr>
      <w:keepNext/>
      <w:numPr>
        <w:numId w:val="5"/>
      </w:numPr>
      <w:spacing w:before="120" w:after="120"/>
      <w:outlineLvl w:val="0"/>
    </w:pPr>
    <w:rPr>
      <w:b/>
      <w:smallCaps/>
      <w:kern w:val="28"/>
      <w:sz w:val="28"/>
    </w:rPr>
  </w:style>
  <w:style w:type="paragraph" w:styleId="Nadpis2">
    <w:name w:val="heading 2"/>
    <w:basedOn w:val="Normln"/>
    <w:next w:val="Normln"/>
    <w:link w:val="Nadpis2Char"/>
    <w:qFormat/>
    <w:rsid w:val="000275A4"/>
    <w:pPr>
      <w:keepNext/>
      <w:numPr>
        <w:ilvl w:val="1"/>
        <w:numId w:val="5"/>
      </w:numPr>
      <w:spacing w:before="60" w:after="60"/>
      <w:outlineLvl w:val="1"/>
    </w:pPr>
    <w:rPr>
      <w:b/>
      <w:sz w:val="24"/>
    </w:rPr>
  </w:style>
  <w:style w:type="paragraph" w:styleId="Nadpis3">
    <w:name w:val="heading 3"/>
    <w:basedOn w:val="Normln"/>
    <w:next w:val="Normln"/>
    <w:link w:val="Nadpis3Char"/>
    <w:qFormat/>
    <w:rsid w:val="000275A4"/>
    <w:pPr>
      <w:keepNext/>
      <w:numPr>
        <w:ilvl w:val="2"/>
        <w:numId w:val="5"/>
      </w:numPr>
      <w:spacing w:before="60" w:after="60"/>
      <w:outlineLvl w:val="2"/>
    </w:pPr>
    <w:rPr>
      <w:b/>
      <w:sz w:val="24"/>
    </w:rPr>
  </w:style>
  <w:style w:type="paragraph" w:styleId="Nadpis4">
    <w:name w:val="heading 4"/>
    <w:basedOn w:val="Normln"/>
    <w:next w:val="Normln"/>
    <w:link w:val="Nadpis4Char"/>
    <w:qFormat/>
    <w:rsid w:val="000275A4"/>
    <w:pPr>
      <w:keepNext/>
      <w:numPr>
        <w:ilvl w:val="3"/>
        <w:numId w:val="5"/>
      </w:numPr>
      <w:spacing w:before="240" w:after="60"/>
      <w:outlineLvl w:val="3"/>
    </w:pPr>
    <w:rPr>
      <w:b/>
      <w:sz w:val="24"/>
    </w:rPr>
  </w:style>
  <w:style w:type="paragraph" w:styleId="Nadpis5">
    <w:name w:val="heading 5"/>
    <w:basedOn w:val="Normln"/>
    <w:next w:val="Normln"/>
    <w:link w:val="Nadpis5Char"/>
    <w:qFormat/>
    <w:rsid w:val="000275A4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Nadpis6">
    <w:name w:val="heading 6"/>
    <w:basedOn w:val="Normln"/>
    <w:next w:val="Normln"/>
    <w:link w:val="Nadpis6Char"/>
    <w:qFormat/>
    <w:rsid w:val="000275A4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Nadpis7">
    <w:name w:val="heading 7"/>
    <w:basedOn w:val="Normln"/>
    <w:next w:val="Normln"/>
    <w:link w:val="Nadpis7Char"/>
    <w:qFormat/>
    <w:rsid w:val="000275A4"/>
    <w:pPr>
      <w:numPr>
        <w:ilvl w:val="6"/>
        <w:numId w:val="5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qFormat/>
    <w:rsid w:val="000275A4"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link w:val="Nadpis9Char"/>
    <w:qFormat/>
    <w:rsid w:val="000275A4"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0275A4"/>
    <w:rPr>
      <w:rFonts w:ascii="Arial" w:eastAsia="Times New Roman" w:hAnsi="Arial" w:cs="Times New Roman"/>
      <w:b/>
      <w:smallCaps/>
      <w:kern w:val="28"/>
      <w:sz w:val="28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rsid w:val="000275A4"/>
    <w:rPr>
      <w:rFonts w:ascii="Arial" w:eastAsia="Times New Roman" w:hAnsi="Arial" w:cs="Times New Roman"/>
      <w:b/>
      <w:sz w:val="24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rsid w:val="000275A4"/>
    <w:rPr>
      <w:rFonts w:ascii="Arial" w:eastAsia="Times New Roman" w:hAnsi="Arial" w:cs="Times New Roman"/>
      <w:b/>
      <w:sz w:val="24"/>
      <w:szCs w:val="20"/>
      <w:lang w:eastAsia="cs-CZ"/>
    </w:rPr>
  </w:style>
  <w:style w:type="character" w:customStyle="1" w:styleId="Nadpis4Char">
    <w:name w:val="Nadpis 4 Char"/>
    <w:basedOn w:val="Standardnpsmoodstavce"/>
    <w:link w:val="Nadpis4"/>
    <w:rsid w:val="000275A4"/>
    <w:rPr>
      <w:rFonts w:ascii="Arial" w:eastAsia="Times New Roman" w:hAnsi="Arial" w:cs="Times New Roman"/>
      <w:b/>
      <w:sz w:val="24"/>
      <w:szCs w:val="20"/>
      <w:lang w:eastAsia="cs-CZ"/>
    </w:rPr>
  </w:style>
  <w:style w:type="character" w:customStyle="1" w:styleId="Nadpis5Char">
    <w:name w:val="Nadpis 5 Char"/>
    <w:basedOn w:val="Standardnpsmoodstavce"/>
    <w:link w:val="Nadpis5"/>
    <w:rsid w:val="000275A4"/>
    <w:rPr>
      <w:rFonts w:ascii="Arial" w:eastAsia="Times New Roman" w:hAnsi="Arial" w:cs="Times New Roman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rsid w:val="000275A4"/>
    <w:rPr>
      <w:rFonts w:ascii="Times New Roman" w:eastAsia="Times New Roman" w:hAnsi="Times New Roman" w:cs="Times New Roman"/>
      <w:i/>
      <w:szCs w:val="20"/>
      <w:lang w:eastAsia="cs-CZ"/>
    </w:rPr>
  </w:style>
  <w:style w:type="character" w:customStyle="1" w:styleId="Nadpis7Char">
    <w:name w:val="Nadpis 7 Char"/>
    <w:basedOn w:val="Standardnpsmoodstavce"/>
    <w:link w:val="Nadpis7"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character" w:customStyle="1" w:styleId="Nadpis8Char">
    <w:name w:val="Nadpis 8 Char"/>
    <w:basedOn w:val="Standardnpsmoodstavce"/>
    <w:link w:val="Nadpis8"/>
    <w:rsid w:val="000275A4"/>
    <w:rPr>
      <w:rFonts w:ascii="Arial" w:eastAsia="Times New Roman" w:hAnsi="Arial" w:cs="Times New Roman"/>
      <w:i/>
      <w:sz w:val="20"/>
      <w:szCs w:val="20"/>
      <w:lang w:eastAsia="cs-CZ"/>
    </w:rPr>
  </w:style>
  <w:style w:type="character" w:customStyle="1" w:styleId="Nadpis9Char">
    <w:name w:val="Nadpis 9 Char"/>
    <w:basedOn w:val="Standardnpsmoodstavce"/>
    <w:link w:val="Nadpis9"/>
    <w:rsid w:val="000275A4"/>
    <w:rPr>
      <w:rFonts w:ascii="Arial" w:eastAsia="Times New Roman" w:hAnsi="Arial" w:cs="Times New Roman"/>
      <w:b/>
      <w:i/>
      <w:sz w:val="18"/>
      <w:szCs w:val="20"/>
      <w:lang w:eastAsia="cs-CZ"/>
    </w:rPr>
  </w:style>
  <w:style w:type="paragraph" w:customStyle="1" w:styleId="Mjnormaln">
    <w:name w:val="Můjnormalní"/>
    <w:basedOn w:val="Normln"/>
    <w:rsid w:val="000275A4"/>
  </w:style>
  <w:style w:type="paragraph" w:styleId="Textpoznpodarou">
    <w:name w:val="footnote text"/>
    <w:basedOn w:val="Normln"/>
    <w:link w:val="TextpoznpodarouChar"/>
    <w:semiHidden/>
    <w:rsid w:val="000275A4"/>
  </w:style>
  <w:style w:type="character" w:customStyle="1" w:styleId="TextpoznpodarouChar">
    <w:name w:val="Text pozn. pod čarou Char"/>
    <w:basedOn w:val="Standardnpsmoodstavce"/>
    <w:link w:val="Textpoznpodarou"/>
    <w:semiHidden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paragraph" w:customStyle="1" w:styleId="bn">
    <w:name w:val="běžný"/>
    <w:basedOn w:val="Normln"/>
    <w:rsid w:val="000275A4"/>
    <w:pPr>
      <w:spacing w:after="120"/>
      <w:jc w:val="both"/>
    </w:pPr>
  </w:style>
  <w:style w:type="paragraph" w:customStyle="1" w:styleId="odsazen">
    <w:name w:val="odsazení"/>
    <w:basedOn w:val="Normln"/>
    <w:rsid w:val="000275A4"/>
    <w:pPr>
      <w:numPr>
        <w:numId w:val="1"/>
      </w:numPr>
      <w:ind w:left="0" w:firstLine="0"/>
      <w:jc w:val="both"/>
    </w:pPr>
    <w:rPr>
      <w:b/>
    </w:rPr>
  </w:style>
  <w:style w:type="character" w:styleId="Znakapoznpodarou">
    <w:name w:val="footnote reference"/>
    <w:basedOn w:val="Standardnpsmoodstavce"/>
    <w:semiHidden/>
    <w:rsid w:val="000275A4"/>
    <w:rPr>
      <w:vertAlign w:val="superscript"/>
    </w:rPr>
  </w:style>
  <w:style w:type="paragraph" w:styleId="Titulek">
    <w:name w:val="caption"/>
    <w:basedOn w:val="Normln"/>
    <w:next w:val="Normln"/>
    <w:qFormat/>
    <w:rsid w:val="000275A4"/>
    <w:pPr>
      <w:spacing w:before="120" w:after="120"/>
    </w:pPr>
    <w:rPr>
      <w:b/>
      <w:bCs/>
    </w:rPr>
  </w:style>
  <w:style w:type="paragraph" w:styleId="Textvysvtlivek">
    <w:name w:val="endnote text"/>
    <w:basedOn w:val="Normln"/>
    <w:link w:val="TextvysvtlivekChar"/>
    <w:semiHidden/>
    <w:rsid w:val="000275A4"/>
  </w:style>
  <w:style w:type="character" w:customStyle="1" w:styleId="TextvysvtlivekChar">
    <w:name w:val="Text vysvětlivek Char"/>
    <w:basedOn w:val="Standardnpsmoodstavce"/>
    <w:link w:val="Textvysvtlivek"/>
    <w:semiHidden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character" w:styleId="Odkaznavysvtlivky">
    <w:name w:val="endnote reference"/>
    <w:basedOn w:val="Standardnpsmoodstavce"/>
    <w:semiHidden/>
    <w:rsid w:val="000275A4"/>
    <w:rPr>
      <w:vertAlign w:val="superscript"/>
    </w:rPr>
  </w:style>
  <w:style w:type="character" w:styleId="Odkaznakoment">
    <w:name w:val="annotation reference"/>
    <w:basedOn w:val="Standardnpsmoodstavce"/>
    <w:uiPriority w:val="99"/>
    <w:semiHidden/>
    <w:unhideWhenUsed/>
    <w:rsid w:val="000275A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275A4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275A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275A4"/>
    <w:rPr>
      <w:rFonts w:ascii="Arial" w:eastAsia="Times New Roman" w:hAnsi="Arial" w:cs="Times New Roman"/>
      <w:b/>
      <w:bCs/>
      <w:sz w:val="20"/>
      <w:szCs w:val="20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275A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275A4"/>
    <w:rPr>
      <w:rFonts w:ascii="Tahoma" w:eastAsia="Times New Roman" w:hAnsi="Tahoma" w:cs="Tahoma"/>
      <w:sz w:val="16"/>
      <w:szCs w:val="16"/>
      <w:lang w:eastAsia="cs-CZ"/>
    </w:rPr>
  </w:style>
  <w:style w:type="paragraph" w:styleId="Zhlav">
    <w:name w:val="header"/>
    <w:basedOn w:val="Normln"/>
    <w:link w:val="ZhlavChar"/>
    <w:uiPriority w:val="99"/>
    <w:semiHidden/>
    <w:unhideWhenUsed/>
    <w:rsid w:val="00073E7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73E7A"/>
    <w:rPr>
      <w:rFonts w:ascii="Arial" w:eastAsia="Times New Roman" w:hAnsi="Arial" w:cs="Times New Roman"/>
      <w:sz w:val="20"/>
      <w:szCs w:val="2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073E7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73E7A"/>
    <w:rPr>
      <w:rFonts w:ascii="Arial" w:eastAsia="Times New Roman" w:hAnsi="Arial" w:cs="Times New Roman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B007F2-83A0-4921-AAE9-944632E26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4670</Words>
  <Characters>27558</Characters>
  <Application>Microsoft Office Word</Application>
  <DocSecurity>0</DocSecurity>
  <Lines>229</Lines>
  <Paragraphs>64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Skřivánek</dc:creator>
  <cp:lastModifiedBy>Votavová Gabriela</cp:lastModifiedBy>
  <cp:revision>2</cp:revision>
  <dcterms:created xsi:type="dcterms:W3CDTF">2012-01-08T12:08:00Z</dcterms:created>
  <dcterms:modified xsi:type="dcterms:W3CDTF">2020-03-04T09:10:00Z</dcterms:modified>
</cp:coreProperties>
</file>